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1009512449"/>
        <w:docPartObj>
          <w:docPartGallery w:val="Cover Pages"/>
          <w:docPartUnique/>
        </w:docPartObj>
      </w:sdtPr>
      <w:sdtEndPr>
        <w:rPr>
          <w:rFonts w:eastAsiaTheme="minorHAnsi" w:cstheme="minorBidi"/>
          <w:caps w:val="0"/>
          <w:lang w:eastAsia="en-US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1"/>
          </w:tblGrid>
          <w:tr w:rsidR="00B322E2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Организация"/>
                <w:id w:val="15524243"/>
                <w:placeholder>
                  <w:docPart w:val="3CD270C5ED5647BD828C4404A7076080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B322E2" w:rsidRDefault="00B322E2" w:rsidP="003D2650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Краснодарское высшее военное училище имени </w:t>
                    </w:r>
                    <w:r w:rsidR="00C25533">
                      <w:rPr>
                        <w:rFonts w:asciiTheme="majorHAnsi" w:eastAsiaTheme="majorEastAsia" w:hAnsiTheme="majorHAnsi" w:cstheme="majorBidi"/>
                        <w:caps/>
                      </w:rPr>
                      <w:t>Г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енерала армии С.М. Штеменко</w:t>
                    </w:r>
                  </w:p>
                </w:tc>
              </w:sdtContent>
            </w:sdt>
          </w:tr>
          <w:tr w:rsidR="00B322E2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Название"/>
                <w:id w:val="15524250"/>
                <w:placeholder>
                  <w:docPart w:val="32E527697ADE4F50816E28DCF0B0F4EB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B322E2" w:rsidRDefault="00B322E2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Доклад</w:t>
                    </w:r>
                  </w:p>
                </w:tc>
              </w:sdtContent>
            </w:sdt>
          </w:tr>
          <w:tr w:rsidR="00B322E2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Подзаголовок"/>
                <w:id w:val="15524255"/>
                <w:placeholder>
                  <w:docPart w:val="EEFA7DC2B56B4FB5848897CAC19DB2C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B322E2" w:rsidRDefault="00B322E2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Сленг в русском и английском языках</w:t>
                    </w:r>
                  </w:p>
                </w:tc>
              </w:sdtContent>
            </w:sdt>
          </w:tr>
          <w:tr w:rsidR="00B322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322E2" w:rsidRDefault="00B322E2">
                <w:pPr>
                  <w:pStyle w:val="ac"/>
                  <w:jc w:val="center"/>
                </w:pPr>
              </w:p>
            </w:tc>
          </w:tr>
          <w:tr w:rsidR="00B322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322E2" w:rsidRDefault="006B5243" w:rsidP="006B5243">
                <w:pPr>
                  <w:pStyle w:val="ac"/>
                  <w:jc w:val="center"/>
                  <w:rPr>
                    <w:b/>
                    <w:bCs/>
                  </w:rPr>
                </w:pPr>
                <w:r>
                  <w:rPr>
                    <w:noProof/>
                  </w:rPr>
                  <w:drawing>
                    <wp:inline distT="0" distB="0" distL="0" distR="0" wp14:anchorId="2BCA43E2" wp14:editId="099AF206">
                      <wp:extent cx="3519578" cy="4440709"/>
                      <wp:effectExtent l="0" t="0" r="5080" b="0"/>
                      <wp:docPr id="19" name="Рисунок 19" descr="D:\Users\rhfvas_3\Desktop\211ИНЯЗРЕ\Материалы для презентации\Logo.gif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D:\Users\rhfvas_3\Desktop\211ИНЯЗРЕ\Материалы для презентации\Logo.gif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519370" cy="444044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B322E2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B322E2" w:rsidRDefault="00B322E2" w:rsidP="00AC67BF">
                <w:pPr>
                  <w:pStyle w:val="ac"/>
                  <w:rPr>
                    <w:b/>
                    <w:bCs/>
                  </w:rPr>
                </w:pPr>
              </w:p>
            </w:tc>
          </w:tr>
        </w:tbl>
        <w:p w:rsidR="00B322E2" w:rsidRDefault="00B322E2" w:rsidP="006B5243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1"/>
          </w:tblGrid>
          <w:tr w:rsidR="00B322E2">
            <w:tc>
              <w:tcPr>
                <w:tcW w:w="5000" w:type="pct"/>
              </w:tcPr>
              <w:p w:rsidR="00B322E2" w:rsidRPr="00322EB8" w:rsidRDefault="006B5243" w:rsidP="006B5243">
                <w:pPr>
                  <w:pStyle w:val="ac"/>
                  <w:jc w:val="right"/>
                  <w:rPr>
                    <w:rFonts w:asciiTheme="majorHAnsi" w:hAnsiTheme="majorHAnsi"/>
                    <w:b/>
                    <w:i/>
                  </w:rPr>
                </w:pPr>
                <w:r w:rsidRPr="00322EB8">
                  <w:rPr>
                    <w:rFonts w:asciiTheme="majorHAnsi" w:hAnsiTheme="majorHAnsi"/>
                    <w:b/>
                    <w:i/>
                  </w:rPr>
                  <w:t>Доклад приготовили</w:t>
                </w:r>
              </w:p>
              <w:p w:rsidR="006B5243" w:rsidRPr="00322EB8" w:rsidRDefault="006B5243" w:rsidP="006B5243">
                <w:pPr>
                  <w:pStyle w:val="ac"/>
                  <w:jc w:val="right"/>
                  <w:rPr>
                    <w:rFonts w:asciiTheme="majorHAnsi" w:hAnsiTheme="majorHAnsi"/>
                    <w:b/>
                    <w:i/>
                    <w:lang w:val="en-US"/>
                  </w:rPr>
                </w:pPr>
                <w:r w:rsidRPr="00322EB8">
                  <w:rPr>
                    <w:rFonts w:asciiTheme="majorHAnsi" w:hAnsiTheme="majorHAnsi"/>
                    <w:b/>
                    <w:i/>
                  </w:rPr>
                  <w:t>курсанты 211 учебной группы</w:t>
                </w:r>
                <w:proofErr w:type="gramStart"/>
                <w:r w:rsidRPr="00322EB8">
                  <w:rPr>
                    <w:rFonts w:asciiTheme="majorHAnsi" w:hAnsiTheme="majorHAnsi"/>
                    <w:b/>
                    <w:i/>
                  </w:rPr>
                  <w:t xml:space="preserve"> :</w:t>
                </w:r>
                <w:proofErr w:type="gramEnd"/>
              </w:p>
              <w:p w:rsidR="006B5243" w:rsidRPr="00322EB8" w:rsidRDefault="006B5243" w:rsidP="006B5243">
                <w:pPr>
                  <w:pStyle w:val="ac"/>
                  <w:jc w:val="right"/>
                  <w:rPr>
                    <w:rFonts w:asciiTheme="majorHAnsi" w:hAnsiTheme="majorHAnsi"/>
                    <w:b/>
                    <w:i/>
                  </w:rPr>
                </w:pPr>
                <w:r w:rsidRPr="00322EB8">
                  <w:rPr>
                    <w:rFonts w:asciiTheme="majorHAnsi" w:hAnsiTheme="majorHAnsi"/>
                    <w:b/>
                    <w:i/>
                  </w:rPr>
                  <w:t>Ельцов М.С.</w:t>
                </w:r>
              </w:p>
              <w:p w:rsidR="006B5243" w:rsidRPr="00322EB8" w:rsidRDefault="006B5243" w:rsidP="006B5243">
                <w:pPr>
                  <w:pStyle w:val="ac"/>
                  <w:jc w:val="right"/>
                  <w:rPr>
                    <w:rFonts w:asciiTheme="majorHAnsi" w:hAnsiTheme="majorHAnsi"/>
                    <w:b/>
                    <w:i/>
                  </w:rPr>
                </w:pPr>
                <w:proofErr w:type="spellStart"/>
                <w:r w:rsidRPr="00322EB8">
                  <w:rPr>
                    <w:rFonts w:asciiTheme="majorHAnsi" w:hAnsiTheme="majorHAnsi"/>
                    <w:b/>
                    <w:i/>
                  </w:rPr>
                  <w:t>Резанов</w:t>
                </w:r>
                <w:proofErr w:type="spellEnd"/>
                <w:r w:rsidRPr="00322EB8">
                  <w:rPr>
                    <w:rFonts w:asciiTheme="majorHAnsi" w:hAnsiTheme="majorHAnsi"/>
                    <w:b/>
                    <w:i/>
                  </w:rPr>
                  <w:t xml:space="preserve"> Н.Д.</w:t>
                </w:r>
              </w:p>
              <w:p w:rsidR="006B5243" w:rsidRPr="006B5243" w:rsidRDefault="006B5243" w:rsidP="006B5243">
                <w:pPr>
                  <w:pStyle w:val="ac"/>
                  <w:jc w:val="right"/>
                </w:pPr>
              </w:p>
              <w:p w:rsidR="006B5243" w:rsidRPr="006B5243" w:rsidRDefault="006B5243" w:rsidP="006B5243">
                <w:pPr>
                  <w:pStyle w:val="ac"/>
                  <w:jc w:val="right"/>
                </w:pPr>
              </w:p>
            </w:tc>
          </w:tr>
        </w:tbl>
        <w:p w:rsidR="00A00018" w:rsidRPr="00322EB8" w:rsidRDefault="00A00018" w:rsidP="006E310D">
          <w:pPr>
            <w:jc w:val="center"/>
            <w:rPr>
              <w:rFonts w:asciiTheme="majorHAnsi" w:hAnsiTheme="majorHAnsi"/>
              <w:b/>
              <w:sz w:val="40"/>
              <w:szCs w:val="40"/>
            </w:rPr>
          </w:pPr>
          <w:r w:rsidRPr="00322EB8">
            <w:rPr>
              <w:rFonts w:asciiTheme="majorHAnsi" w:hAnsiTheme="majorHAnsi"/>
              <w:b/>
              <w:sz w:val="40"/>
              <w:szCs w:val="40"/>
            </w:rPr>
            <w:lastRenderedPageBreak/>
            <w:t>Содержание</w:t>
          </w:r>
        </w:p>
        <w:p w:rsidR="00A00018" w:rsidRPr="00322EB8" w:rsidRDefault="00A00018" w:rsidP="006E310D">
          <w:pPr>
            <w:pStyle w:val="a9"/>
            <w:numPr>
              <w:ilvl w:val="0"/>
              <w:numId w:val="14"/>
            </w:numPr>
            <w:rPr>
              <w:rFonts w:asciiTheme="majorHAnsi" w:hAnsiTheme="majorHAnsi"/>
              <w:sz w:val="32"/>
              <w:szCs w:val="32"/>
            </w:rPr>
          </w:pPr>
          <w:r w:rsidRPr="00322EB8">
            <w:rPr>
              <w:rFonts w:asciiTheme="majorHAnsi" w:hAnsiTheme="majorHAnsi"/>
              <w:sz w:val="32"/>
              <w:szCs w:val="32"/>
            </w:rPr>
            <w:t>Грамматические особенности английского сленга</w:t>
          </w:r>
        </w:p>
        <w:p w:rsidR="00A00018" w:rsidRPr="00322EB8" w:rsidRDefault="00A00018" w:rsidP="006E310D">
          <w:pPr>
            <w:pStyle w:val="a9"/>
            <w:numPr>
              <w:ilvl w:val="0"/>
              <w:numId w:val="14"/>
            </w:numPr>
            <w:rPr>
              <w:rFonts w:asciiTheme="majorHAnsi" w:hAnsiTheme="majorHAnsi"/>
              <w:sz w:val="32"/>
              <w:szCs w:val="32"/>
            </w:rPr>
          </w:pPr>
          <w:r w:rsidRPr="00322EB8">
            <w:rPr>
              <w:rFonts w:asciiTheme="majorHAnsi" w:hAnsiTheme="majorHAnsi"/>
              <w:sz w:val="32"/>
              <w:szCs w:val="32"/>
            </w:rPr>
            <w:t>Когда пишете и говорите, будьте внимательны!</w:t>
          </w:r>
        </w:p>
        <w:p w:rsidR="00A00018" w:rsidRPr="00322EB8" w:rsidRDefault="00A00018" w:rsidP="006E310D">
          <w:pPr>
            <w:pStyle w:val="a9"/>
            <w:numPr>
              <w:ilvl w:val="0"/>
              <w:numId w:val="14"/>
            </w:numPr>
            <w:rPr>
              <w:rFonts w:asciiTheme="majorHAnsi" w:hAnsiTheme="majorHAnsi"/>
              <w:sz w:val="32"/>
              <w:szCs w:val="32"/>
            </w:rPr>
          </w:pPr>
          <w:r w:rsidRPr="00322EB8">
            <w:rPr>
              <w:rFonts w:asciiTheme="majorHAnsi" w:hAnsiTheme="majorHAnsi"/>
              <w:sz w:val="32"/>
              <w:szCs w:val="32"/>
            </w:rPr>
            <w:t>Полезная инфо</w:t>
          </w:r>
          <w:r w:rsidR="00AB5DC3" w:rsidRPr="00322EB8">
            <w:rPr>
              <w:rFonts w:asciiTheme="majorHAnsi" w:hAnsiTheme="majorHAnsi"/>
              <w:sz w:val="32"/>
              <w:szCs w:val="32"/>
            </w:rPr>
            <w:t>р</w:t>
          </w:r>
          <w:r w:rsidRPr="00322EB8">
            <w:rPr>
              <w:rFonts w:asciiTheme="majorHAnsi" w:hAnsiTheme="majorHAnsi"/>
              <w:sz w:val="32"/>
              <w:szCs w:val="32"/>
            </w:rPr>
            <w:t>мация для отъезжающих</w:t>
          </w:r>
        </w:p>
        <w:p w:rsidR="00A00018" w:rsidRPr="00322EB8" w:rsidRDefault="00A00018" w:rsidP="006E310D">
          <w:pPr>
            <w:pStyle w:val="a9"/>
            <w:numPr>
              <w:ilvl w:val="0"/>
              <w:numId w:val="14"/>
            </w:numPr>
            <w:rPr>
              <w:rFonts w:asciiTheme="majorHAnsi" w:hAnsiTheme="majorHAnsi"/>
              <w:sz w:val="32"/>
              <w:szCs w:val="32"/>
            </w:rPr>
          </w:pPr>
          <w:r w:rsidRPr="00322EB8">
            <w:rPr>
              <w:rFonts w:asciiTheme="majorHAnsi" w:hAnsiTheme="majorHAnsi"/>
              <w:sz w:val="32"/>
              <w:szCs w:val="32"/>
            </w:rPr>
            <w:t>Англичане и американцы часто не понимают друг друга</w:t>
          </w:r>
        </w:p>
        <w:p w:rsidR="00860782" w:rsidRPr="00322EB8" w:rsidRDefault="00A00018" w:rsidP="00A00018">
          <w:pPr>
            <w:pStyle w:val="a9"/>
            <w:numPr>
              <w:ilvl w:val="0"/>
              <w:numId w:val="14"/>
            </w:numPr>
            <w:rPr>
              <w:rFonts w:asciiTheme="majorHAnsi" w:hAnsiTheme="majorHAnsi"/>
              <w:sz w:val="32"/>
              <w:szCs w:val="32"/>
            </w:rPr>
          </w:pPr>
          <w:r w:rsidRPr="00322EB8">
            <w:rPr>
              <w:rFonts w:asciiTheme="majorHAnsi" w:hAnsiTheme="majorHAnsi"/>
              <w:sz w:val="32"/>
              <w:szCs w:val="32"/>
            </w:rPr>
            <w:t>Выводы и советы</w:t>
          </w:r>
        </w:p>
      </w:sdtContent>
    </w:sdt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860782" w:rsidRDefault="00860782" w:rsidP="00B601B3">
      <w:pPr>
        <w:pStyle w:val="2"/>
        <w:jc w:val="center"/>
      </w:pPr>
    </w:p>
    <w:p w:rsidR="00B601B3" w:rsidRPr="00322EB8" w:rsidRDefault="00B601B3" w:rsidP="00B601B3">
      <w:pPr>
        <w:pStyle w:val="2"/>
        <w:jc w:val="center"/>
        <w:rPr>
          <w:rFonts w:asciiTheme="majorHAnsi" w:hAnsiTheme="majorHAnsi"/>
        </w:rPr>
      </w:pPr>
      <w:r w:rsidRPr="00322EB8">
        <w:rPr>
          <w:rFonts w:asciiTheme="majorHAnsi" w:hAnsiTheme="majorHAnsi"/>
        </w:rPr>
        <w:t>Сленг в английском и русском языках</w:t>
      </w:r>
    </w:p>
    <w:p w:rsidR="00A838A3" w:rsidRPr="00322EB8" w:rsidRDefault="00A838A3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 w:rsidRPr="00322EB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Поговорим же мы о той особой форме языка или ненормативной лексике, которую именуют сленгом. В любом абсолютно языке есть термины, которых нет в учебниках, приличных книжках и фильмах.</w:t>
      </w:r>
    </w:p>
    <w:p w:rsidR="00A838A3" w:rsidRPr="00322EB8" w:rsidRDefault="00A838A3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 w:rsidRPr="00322EB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Доказано: жаргон существовал и существует в любое время, непрерывно меняется и тесно связан с той социальной или возрастной группой, где применяется. Это чаще всего молодежный язык, так как именно молодежь изолируется от мира взрослых и создает свой мир, со своими законами и даже языком. Но очень быстро такие слова вырываются за пределы молодежной группировки и становятся повсеместными.</w:t>
      </w:r>
    </w:p>
    <w:p w:rsidR="00860782" w:rsidRPr="00322EB8" w:rsidRDefault="00A838A3" w:rsidP="00860782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0" w:author="Unknown">
        <w:r w:rsidRPr="00322EB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Наша задача сегодня – разобраться с особенностями современного английского </w:t>
        </w:r>
      </w:ins>
      <w:r w:rsidR="00812715" w:rsidRPr="00322EB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 xml:space="preserve">и русского </w:t>
      </w:r>
      <w:ins w:id="1" w:author="Unknown">
        <w:r w:rsidRPr="00322EB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язык</w:t>
        </w:r>
      </w:ins>
      <w:r w:rsidR="00812715" w:rsidRPr="00322EB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ов</w:t>
      </w:r>
      <w:ins w:id="2" w:author="Unknown">
        <w:r w:rsidRPr="00322EB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и с тем, нужно ли нам знать вообще молодежный сленг, не достаточно ли просто владеть грамматикой и разговорной речью?</w:t>
        </w:r>
      </w:ins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322EB8" w:rsidRDefault="00322EB8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322EB8" w:rsidRDefault="00322EB8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322EB8" w:rsidRDefault="00322EB8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322EB8" w:rsidRDefault="00322EB8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322EB8" w:rsidRDefault="00322EB8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860782" w:rsidRDefault="00860782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B97F21" w:rsidRDefault="00B97F21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B97F21" w:rsidRDefault="00B97F21" w:rsidP="00A838A3">
      <w:pPr>
        <w:spacing w:after="0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B97F21" w:rsidRDefault="00B97F21" w:rsidP="00A838A3">
      <w:pPr>
        <w:spacing w:after="225" w:line="315" w:lineRule="atLeast"/>
        <w:textAlignment w:val="baseline"/>
        <w:rPr>
          <w:rFonts w:ascii="inherit" w:eastAsia="Times New Roman" w:hAnsi="inherit" w:cs="Arial"/>
          <w:i/>
          <w:iCs/>
          <w:color w:val="2D2A26"/>
          <w:sz w:val="27"/>
          <w:szCs w:val="27"/>
          <w:bdr w:val="none" w:sz="0" w:space="0" w:color="auto" w:frame="1"/>
          <w:lang w:eastAsia="ru-RU"/>
        </w:rPr>
      </w:pPr>
    </w:p>
    <w:p w:rsidR="00A838A3" w:rsidRPr="00B97F21" w:rsidRDefault="00A838A3" w:rsidP="00B97F21">
      <w:pPr>
        <w:spacing w:after="225" w:line="315" w:lineRule="atLeast"/>
        <w:jc w:val="center"/>
        <w:textAlignment w:val="baseline"/>
        <w:rPr>
          <w:ins w:id="3" w:author="Unknown"/>
          <w:rFonts w:asciiTheme="majorHAnsi" w:eastAsia="Times New Roman" w:hAnsiTheme="majorHAnsi" w:cs="Arial"/>
          <w:color w:val="2D2A26"/>
          <w:sz w:val="36"/>
          <w:szCs w:val="36"/>
          <w:lang w:eastAsia="ru-RU"/>
        </w:rPr>
      </w:pPr>
      <w:ins w:id="4" w:author="Unknown">
        <w:r w:rsidRPr="00B97F21">
          <w:rPr>
            <w:rFonts w:asciiTheme="majorHAnsi" w:eastAsia="Times New Roman" w:hAnsiTheme="majorHAnsi" w:cs="Arial"/>
            <w:b/>
            <w:bCs/>
            <w:color w:val="2D2A26"/>
            <w:sz w:val="36"/>
            <w:szCs w:val="36"/>
            <w:lang w:eastAsia="ru-RU"/>
          </w:rPr>
          <w:lastRenderedPageBreak/>
          <w:t>Основные источники нашего молодежного сленга</w:t>
        </w:r>
      </w:ins>
    </w:p>
    <w:p w:rsidR="00A838A3" w:rsidRPr="00B97F21" w:rsidRDefault="00C04C88" w:rsidP="00C04C88">
      <w:pPr>
        <w:numPr>
          <w:ilvl w:val="0"/>
          <w:numId w:val="16"/>
        </w:numPr>
        <w:spacing w:after="150" w:line="315" w:lineRule="atLeast"/>
        <w:textAlignment w:val="baseline"/>
        <w:rPr>
          <w:ins w:id="5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6" w:author="Unknown">
        <w:r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Т</w:t>
        </w:r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юремно</w:t>
        </w:r>
      </w:ins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-</w:t>
      </w:r>
      <w:ins w:id="7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лагерная тематика (50 –е года);</w:t>
        </w:r>
      </w:ins>
    </w:p>
    <w:p w:rsidR="00A838A3" w:rsidRPr="00B97F21" w:rsidRDefault="00E30E1B" w:rsidP="00C04C88">
      <w:pPr>
        <w:numPr>
          <w:ilvl w:val="0"/>
          <w:numId w:val="16"/>
        </w:numPr>
        <w:spacing w:after="150" w:line="315" w:lineRule="atLeast"/>
        <w:textAlignment w:val="baseline"/>
        <w:rPr>
          <w:ins w:id="8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Д</w:t>
      </w:r>
      <w:ins w:id="9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вижение хиппи, романтика гор, космоса (60-е, 70-е гг.);</w:t>
        </w:r>
      </w:ins>
    </w:p>
    <w:p w:rsidR="00A838A3" w:rsidRPr="00B97F21" w:rsidRDefault="00E30E1B" w:rsidP="00C04C88">
      <w:pPr>
        <w:numPr>
          <w:ilvl w:val="0"/>
          <w:numId w:val="16"/>
        </w:numPr>
        <w:spacing w:after="150" w:line="315" w:lineRule="atLeast"/>
        <w:textAlignment w:val="baseline"/>
        <w:rPr>
          <w:ins w:id="1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Д</w:t>
      </w:r>
      <w:ins w:id="11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вижение андеграунд (80-е – начало 90-х гг.);</w:t>
        </w:r>
      </w:ins>
    </w:p>
    <w:p w:rsidR="00A838A3" w:rsidRPr="00B97F21" w:rsidRDefault="00E30E1B" w:rsidP="00C04C88">
      <w:pPr>
        <w:numPr>
          <w:ilvl w:val="0"/>
          <w:numId w:val="16"/>
        </w:numPr>
        <w:spacing w:after="150" w:line="315" w:lineRule="atLeast"/>
        <w:textAlignment w:val="baseline"/>
        <w:rPr>
          <w:ins w:id="1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Н</w:t>
      </w:r>
      <w:ins w:id="13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еформальные молодежные группировки (90-е, начало 2000-х);</w:t>
        </w:r>
      </w:ins>
    </w:p>
    <w:p w:rsidR="00A838A3" w:rsidRPr="00B97F21" w:rsidRDefault="00E30E1B" w:rsidP="00C04C88">
      <w:pPr>
        <w:numPr>
          <w:ilvl w:val="0"/>
          <w:numId w:val="16"/>
        </w:numPr>
        <w:spacing w:after="150" w:line="315" w:lineRule="atLeast"/>
        <w:textAlignment w:val="baseline"/>
        <w:rPr>
          <w:ins w:id="1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К</w:t>
      </w:r>
      <w:ins w:id="15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омпьютеризация и «американизация» жизни (2000-е и по наши дни)</w:t>
        </w:r>
      </w:ins>
    </w:p>
    <w:p w:rsidR="00A838A3" w:rsidRPr="00B97F21" w:rsidRDefault="00A838A3" w:rsidP="00A838A3">
      <w:pPr>
        <w:spacing w:after="225" w:line="315" w:lineRule="atLeast"/>
        <w:textAlignment w:val="baseline"/>
        <w:rPr>
          <w:ins w:id="1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7" w:author="Unknown">
        <w:r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</w:t>
        </w:r>
      </w:ins>
    </w:p>
    <w:p w:rsidR="00A838A3" w:rsidRPr="00DE2D86" w:rsidRDefault="00A838A3" w:rsidP="00DE2D86">
      <w:pPr>
        <w:spacing w:after="225" w:line="315" w:lineRule="atLeast"/>
        <w:jc w:val="center"/>
        <w:textAlignment w:val="baseline"/>
        <w:rPr>
          <w:ins w:id="18" w:author="Unknown"/>
          <w:rFonts w:asciiTheme="majorHAnsi" w:eastAsia="Times New Roman" w:hAnsiTheme="majorHAnsi" w:cs="Arial"/>
          <w:color w:val="2D2A26"/>
          <w:sz w:val="32"/>
          <w:szCs w:val="32"/>
          <w:lang w:eastAsia="ru-RU"/>
        </w:rPr>
      </w:pPr>
      <w:ins w:id="19" w:author="Unknown">
        <w:r w:rsidRPr="00DE2D86">
          <w:rPr>
            <w:rFonts w:asciiTheme="majorHAnsi" w:eastAsia="Times New Roman" w:hAnsiTheme="majorHAnsi" w:cs="Arial"/>
            <w:b/>
            <w:bCs/>
            <w:color w:val="2D2A26"/>
            <w:sz w:val="32"/>
            <w:szCs w:val="32"/>
            <w:lang w:eastAsia="ru-RU"/>
          </w:rPr>
          <w:t>Основные языковые источники американского сленга:</w:t>
        </w:r>
      </w:ins>
    </w:p>
    <w:p w:rsidR="00A838A3" w:rsidRPr="00B97F21" w:rsidRDefault="00A838A3" w:rsidP="00A838A3">
      <w:pPr>
        <w:shd w:val="clear" w:color="auto" w:fill="FFFFFF"/>
        <w:spacing w:after="0" w:line="240" w:lineRule="atLeast"/>
        <w:jc w:val="center"/>
        <w:textAlignment w:val="baseline"/>
        <w:rPr>
          <w:ins w:id="2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21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И</w:t>
      </w:r>
      <w:ins w:id="22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ммигранты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23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Б</w:t>
      </w:r>
      <w:ins w:id="24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итники, бродяги, хиппи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25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Н</w:t>
      </w:r>
      <w:ins w:id="26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аркоманы, преступный мир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2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А</w:t>
      </w:r>
      <w:ins w:id="28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рмия, флот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29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Б</w:t>
      </w:r>
      <w:ins w:id="30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изнес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31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С</w:t>
      </w:r>
      <w:ins w:id="32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туденты, школьники, тинэйджеры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33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Д</w:t>
      </w:r>
      <w:ins w:id="34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жазовая  и ультрасовременная музыка</w:t>
        </w:r>
      </w:ins>
    </w:p>
    <w:p w:rsidR="00A838A3" w:rsidRPr="00B97F21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ins w:id="35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С</w:t>
      </w:r>
      <w:ins w:id="36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порт (американский футбол, бейсбол и пр.)</w:t>
        </w:r>
      </w:ins>
    </w:p>
    <w:p w:rsidR="00A838A3" w:rsidRDefault="00DE2D86" w:rsidP="00DE2D86">
      <w:pPr>
        <w:numPr>
          <w:ilvl w:val="0"/>
          <w:numId w:val="17"/>
        </w:num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r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Ф</w:t>
      </w:r>
      <w:ins w:id="37" w:author="Unknown">
        <w:r w:rsidR="00A838A3"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ильмы Голливуда</w:t>
        </w:r>
      </w:ins>
    </w:p>
    <w:p w:rsidR="00DE2D86" w:rsidRPr="00B97F21" w:rsidRDefault="00DE2D86" w:rsidP="00DE2D86">
      <w:pPr>
        <w:spacing w:after="150" w:line="315" w:lineRule="atLeast"/>
        <w:ind w:left="720"/>
        <w:textAlignment w:val="baseline"/>
        <w:rPr>
          <w:ins w:id="38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Pr="00911FC9" w:rsidRDefault="00A838A3" w:rsidP="00DE2D86">
      <w:pPr>
        <w:pStyle w:val="a9"/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39" w:author="Unknown">
        <w:r w:rsidRPr="00DE2D8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Как видите, истоки современного российского сленга и английского несколько разнятся</w:t>
        </w:r>
      </w:ins>
      <w:r w:rsidR="00911FC9" w:rsidRPr="00911FC9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.</w:t>
      </w: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E2D86" w:rsidRDefault="00DE2D86" w:rsidP="00DE2D86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FD3E54" w:rsidRDefault="00FD3E54" w:rsidP="00FD3E54">
      <w:pPr>
        <w:spacing w:after="0" w:line="240" w:lineRule="auto"/>
        <w:textAlignment w:val="baseline"/>
        <w:outlineLvl w:val="2"/>
      </w:pPr>
    </w:p>
    <w:p w:rsidR="00FD3E54" w:rsidRDefault="00FD3E54" w:rsidP="00FD3E54">
      <w:pPr>
        <w:spacing w:after="0" w:line="240" w:lineRule="auto"/>
        <w:textAlignment w:val="baseline"/>
        <w:outlineLvl w:val="2"/>
      </w:pPr>
    </w:p>
    <w:p w:rsidR="00A838A3" w:rsidRDefault="00A838A3" w:rsidP="00FD3E54">
      <w:pPr>
        <w:spacing w:after="0" w:line="240" w:lineRule="auto"/>
        <w:jc w:val="center"/>
        <w:textAlignment w:val="baseline"/>
        <w:outlineLvl w:val="2"/>
        <w:rPr>
          <w:rFonts w:asciiTheme="majorHAnsi" w:eastAsia="Times New Roman" w:hAnsiTheme="majorHAnsi" w:cs="Arial"/>
          <w:b/>
          <w:color w:val="2D2A26"/>
          <w:sz w:val="36"/>
          <w:szCs w:val="36"/>
          <w:bdr w:val="none" w:sz="0" w:space="0" w:color="auto" w:frame="1"/>
          <w:lang w:eastAsia="ru-RU"/>
        </w:rPr>
      </w:pPr>
      <w:ins w:id="40" w:author="Unknown">
        <w:r w:rsidRPr="00FD3E54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lastRenderedPageBreak/>
          <w:t>Грамматические особенности английского сленга</w:t>
        </w:r>
      </w:ins>
    </w:p>
    <w:p w:rsidR="00FD3E54" w:rsidRPr="00FD3E54" w:rsidRDefault="00FD3E54" w:rsidP="00FD3E54">
      <w:pPr>
        <w:spacing w:after="0" w:line="240" w:lineRule="auto"/>
        <w:jc w:val="center"/>
        <w:textAlignment w:val="baseline"/>
        <w:outlineLvl w:val="2"/>
        <w:rPr>
          <w:ins w:id="41" w:author="Unknown"/>
          <w:rFonts w:asciiTheme="majorHAnsi" w:eastAsia="Times New Roman" w:hAnsiTheme="majorHAnsi" w:cs="Arial"/>
          <w:b/>
          <w:color w:val="2D2A26"/>
          <w:sz w:val="36"/>
          <w:szCs w:val="36"/>
          <w:lang w:eastAsia="ru-RU"/>
        </w:rPr>
      </w:pPr>
    </w:p>
    <w:p w:rsidR="00A838A3" w:rsidRPr="00FD3E54" w:rsidRDefault="00A838A3" w:rsidP="00FD3E54">
      <w:pPr>
        <w:spacing w:after="225" w:line="315" w:lineRule="atLeast"/>
        <w:textAlignment w:val="baseline"/>
        <w:rPr>
          <w:ins w:id="4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43" w:author="Unknown">
        <w:r w:rsidRPr="00B97F21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Различия между английской грамматикой и разговорной речью, вы можете почувствовать сразу, приехав в англоязычную страну. Такие сокращения можно считать элементами сленга:</w:t>
        </w:r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4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4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gonna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going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4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4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wanna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want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4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4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Ama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I’m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50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51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Yep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,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yes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5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5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Dis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this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5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5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U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you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56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57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Dunno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don’t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know</w:t>
        </w:r>
        <w:proofErr w:type="spellEnd"/>
      </w:ins>
    </w:p>
    <w:p w:rsidR="00A838A3" w:rsidRPr="00A838A3" w:rsidRDefault="00A838A3" w:rsidP="00FD3E54">
      <w:pPr>
        <w:numPr>
          <w:ilvl w:val="0"/>
          <w:numId w:val="18"/>
        </w:numPr>
        <w:spacing w:after="150" w:line="315" w:lineRule="atLeast"/>
        <w:textAlignment w:val="baseline"/>
        <w:rPr>
          <w:ins w:id="58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59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Cause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because</w:t>
        </w:r>
        <w:proofErr w:type="spellEnd"/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60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61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А многие слова могут иметь как обычное, так и сленговое значение. Например, такие слова:</w:t>
        </w:r>
      </w:ins>
    </w:p>
    <w:p w:rsidR="00A838A3" w:rsidRPr="00A838A3" w:rsidRDefault="00A838A3" w:rsidP="00FD3E54">
      <w:pPr>
        <w:numPr>
          <w:ilvl w:val="0"/>
          <w:numId w:val="19"/>
        </w:numPr>
        <w:spacing w:after="150" w:line="315" w:lineRule="atLeast"/>
        <w:textAlignment w:val="baseline"/>
        <w:rPr>
          <w:ins w:id="62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63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cool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— прохладный, свежий – </w:t>
        </w:r>
        <w:proofErr w:type="gram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клевый</w:t>
        </w:r>
        <w:proofErr w:type="gram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, классный</w:t>
        </w:r>
      </w:ins>
    </w:p>
    <w:p w:rsidR="00A838A3" w:rsidRPr="00A838A3" w:rsidRDefault="00A838A3" w:rsidP="00FD3E54">
      <w:pPr>
        <w:numPr>
          <w:ilvl w:val="0"/>
          <w:numId w:val="19"/>
        </w:numPr>
        <w:spacing w:after="150" w:line="315" w:lineRule="atLeast"/>
        <w:textAlignment w:val="baseline"/>
        <w:rPr>
          <w:ins w:id="64" w:author="Unknown"/>
          <w:rFonts w:ascii="inherit" w:eastAsia="Times New Roman" w:hAnsi="inherit" w:cs="Arial"/>
          <w:color w:val="2D2A26"/>
          <w:sz w:val="24"/>
          <w:szCs w:val="24"/>
          <w:lang w:eastAsia="ru-RU"/>
        </w:rPr>
      </w:pPr>
      <w:proofErr w:type="spellStart"/>
      <w:ins w:id="65" w:author="Unknown"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to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bless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>you</w:t>
        </w:r>
        <w:proofErr w:type="spellEnd"/>
        <w:r w:rsidRPr="00A838A3">
          <w:rPr>
            <w:rFonts w:ascii="inherit" w:eastAsia="Times New Roman" w:hAnsi="inherit" w:cs="Arial"/>
            <w:color w:val="2D2A26"/>
            <w:sz w:val="24"/>
            <w:szCs w:val="24"/>
            <w:lang w:eastAsia="ru-RU"/>
          </w:rPr>
          <w:t xml:space="preserve"> – благословляю вас – будьте здоровы</w:t>
        </w:r>
      </w:ins>
    </w:p>
    <w:p w:rsidR="00A838A3" w:rsidRPr="00A838A3" w:rsidRDefault="00A838A3" w:rsidP="00A838A3">
      <w:pPr>
        <w:spacing w:after="225" w:line="315" w:lineRule="atLeast"/>
        <w:textAlignment w:val="baseline"/>
        <w:rPr>
          <w:ins w:id="66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67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У сленга нет грамматики, это своего рода отрицание всяких норм грамматики. </w:t>
        </w:r>
        <w:proofErr w:type="gramStart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>И</w:t>
        </w:r>
        <w:proofErr w:type="gramEnd"/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t xml:space="preserve"> тем не менее, писать и употреблять сленговый диалект надо правильно, если вы уж на него решились, иначе рискуете применить совсем другое по смыслу слово и попадете в смешную или не очень для вас ситуацию.</w:t>
        </w:r>
      </w:ins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8507E8" w:rsidRDefault="008507E8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A838A3" w:rsidRDefault="00A838A3" w:rsidP="00A838A3">
      <w:pPr>
        <w:spacing w:after="0" w:line="240" w:lineRule="auto"/>
        <w:jc w:val="center"/>
        <w:textAlignment w:val="baseline"/>
        <w:outlineLvl w:val="2"/>
        <w:rPr>
          <w:rFonts w:asciiTheme="majorHAnsi" w:eastAsia="Times New Roman" w:hAnsiTheme="majorHAnsi" w:cs="Arial"/>
          <w:b/>
          <w:color w:val="2D2A26"/>
          <w:sz w:val="36"/>
          <w:szCs w:val="36"/>
          <w:bdr w:val="none" w:sz="0" w:space="0" w:color="auto" w:frame="1"/>
          <w:lang w:eastAsia="ru-RU"/>
        </w:rPr>
      </w:pPr>
      <w:ins w:id="68" w:author="Unknown">
        <w:r w:rsidRPr="008507E8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lastRenderedPageBreak/>
          <w:t>Когда пишете и говорите, будьте внимательны!</w:t>
        </w:r>
      </w:ins>
    </w:p>
    <w:p w:rsidR="008507E8" w:rsidRPr="008507E8" w:rsidRDefault="008507E8" w:rsidP="00A838A3">
      <w:pPr>
        <w:spacing w:after="0" w:line="240" w:lineRule="auto"/>
        <w:jc w:val="center"/>
        <w:textAlignment w:val="baseline"/>
        <w:outlineLvl w:val="2"/>
        <w:rPr>
          <w:ins w:id="69" w:author="Unknown"/>
          <w:rFonts w:asciiTheme="majorHAnsi" w:eastAsia="Times New Roman" w:hAnsiTheme="majorHAnsi" w:cs="Arial"/>
          <w:b/>
          <w:color w:val="2D2A26"/>
          <w:sz w:val="36"/>
          <w:szCs w:val="36"/>
          <w:lang w:eastAsia="ru-RU"/>
        </w:rPr>
      </w:pPr>
    </w:p>
    <w:p w:rsidR="00A838A3" w:rsidRPr="008507E8" w:rsidRDefault="00A838A3" w:rsidP="00A838A3">
      <w:pPr>
        <w:spacing w:after="225" w:line="315" w:lineRule="atLeast"/>
        <w:textAlignment w:val="baseline"/>
        <w:rPr>
          <w:ins w:id="7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71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Удивительно, но иногда значение слова в языке может изменить буквально одна буква. Так, добавление буквы -s к невинной частице –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as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(как) превращает частицу в оскорбление</w:t>
        </w:r>
      </w:ins>
    </w:p>
    <w:p w:rsidR="00A838A3" w:rsidRPr="008507E8" w:rsidRDefault="00A838A3" w:rsidP="00A838A3">
      <w:pPr>
        <w:spacing w:after="0" w:line="315" w:lineRule="atLeast"/>
        <w:textAlignment w:val="baseline"/>
        <w:rPr>
          <w:ins w:id="7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73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Для сравнения: если к русской частице </w:t>
        </w:r>
      </w:ins>
      <w:proofErr w:type="gramStart"/>
      <w:r w:rsidR="008507E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-</w:t>
      </w:r>
      <w:ins w:id="74" w:author="Unknown"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</w:t>
        </w:r>
        <w:proofErr w:type="gramEnd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ак</w:t>
        </w:r>
      </w:ins>
      <w:r w:rsidR="008507E8">
        <w:rPr>
          <w:rFonts w:asciiTheme="majorHAnsi" w:eastAsia="Times New Roman" w:hAnsiTheme="majorHAnsi" w:cs="Arial"/>
          <w:i/>
          <w:iCs/>
          <w:color w:val="2D2A26"/>
          <w:sz w:val="24"/>
          <w:szCs w:val="24"/>
          <w:bdr w:val="none" w:sz="0" w:space="0" w:color="auto" w:frame="1"/>
          <w:lang w:eastAsia="ru-RU"/>
        </w:rPr>
        <w:t>-</w:t>
      </w:r>
      <w:ins w:id="75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добавить одну букву, то тоже получится нечто </w:t>
        </w:r>
      </w:ins>
      <w:r w:rsidRPr="008507E8">
        <w:rPr>
          <w:rFonts w:asciiTheme="majorHAnsi" w:eastAsia="Times New Roman" w:hAnsiTheme="majorHAnsi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0A393047" wp14:editId="4EFDDBA6">
                <wp:extent cx="301625" cy="301625"/>
                <wp:effectExtent l="0" t="0" r="0" b="0"/>
                <wp:docPr id="12" name="Прямоугольник 12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2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mZ7zG5gIAANcFAAAOAAAAAAAAAAAA&#10;AAAAAC4CAABkcnMvZTJvRG9jLnhtbFBLAQItABQABgAIAAAAIQBoNpdo2gAAAAMBAAAPAAAAAAAA&#10;AAAAAAAAAEA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ins w:id="76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, не такое страшное правда, но по смыслу похожее.</w:t>
        </w:r>
      </w:ins>
    </w:p>
    <w:p w:rsidR="00A838A3" w:rsidRPr="008507E8" w:rsidRDefault="00A838A3" w:rsidP="00A838A3">
      <w:pPr>
        <w:spacing w:after="225" w:line="315" w:lineRule="atLeast"/>
        <w:textAlignment w:val="baseline"/>
        <w:rPr>
          <w:ins w:id="7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78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Поэтому когда пишете, будьте аккуратны! Одной буквой можно испортить все. Также, если  разговариваете медленно, да еще и присвистываете на букве </w:t>
        </w:r>
        <w:proofErr w:type="gram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-с</w:t>
        </w:r>
        <w:proofErr w:type="gram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 лучше избегайте оборотов, где присутствует</w:t>
        </w:r>
      </w:ins>
      <w:r w:rsidR="008507E8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 xml:space="preserve"> </w:t>
      </w:r>
      <w:ins w:id="79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данная частица –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as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.</w:t>
        </w:r>
      </w:ins>
    </w:p>
    <w:p w:rsidR="00A838A3" w:rsidRPr="008507E8" w:rsidRDefault="00A838A3" w:rsidP="00A838A3">
      <w:pPr>
        <w:spacing w:after="0" w:line="315" w:lineRule="atLeast"/>
        <w:textAlignment w:val="baseline"/>
        <w:rPr>
          <w:ins w:id="8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81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Еще совет: когда описываете чью-то внешность на английском, тоже загляните предварительно в современный сленговый словарь, вспомните, как составлять элементарные предложения, а также мультик «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Кто похвалит меня больше всех».</w:t>
        </w:r>
      </w:ins>
    </w:p>
    <w:p w:rsidR="00A838A3" w:rsidRPr="008507E8" w:rsidRDefault="00A838A3" w:rsidP="00A838A3">
      <w:pPr>
        <w:spacing w:after="0" w:line="315" w:lineRule="atLeast"/>
        <w:textAlignment w:val="baseline"/>
        <w:rPr>
          <w:ins w:id="8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83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Помните? Девочка, у тебя такие 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большие глаза</w: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(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big</w:t>
        </w:r>
        <w:proofErr w:type="spellEnd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eyes</w:t>
        </w:r>
        <w:proofErr w:type="spellEnd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)</w: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– красиво, правда? Далее — 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большие уши</w: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(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big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ears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) – ну это </w:t>
        </w:r>
        <w:proofErr w:type="gram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еще</w:t>
        </w:r>
        <w:proofErr w:type="gram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куда ни шло. Но сказать на английском скороговоркой (да еще безо всяких там –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have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/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has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) 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big</w:t>
        </w:r>
        <w:proofErr w:type="spellEnd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mouth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(большой рот) чревато, так как 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bigmouth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у них означает: 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болтун</w: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 </w:t>
        </w:r>
        <w:proofErr w:type="gram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трепло</w:t>
        </w:r>
        <w:proofErr w:type="gram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.  </w:t>
        </w:r>
      </w:ins>
      <w:r w:rsidRPr="008507E8">
        <w:rPr>
          <w:rFonts w:asciiTheme="majorHAnsi" w:eastAsia="Times New Roman" w:hAnsiTheme="majorHAnsi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1FC43F2D" wp14:editId="46B87544">
                <wp:extent cx="301625" cy="301625"/>
                <wp:effectExtent l="0" t="0" r="0" b="0"/>
                <wp:docPr id="10" name="Прямоугольник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0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Pr="008507E8" w:rsidRDefault="00A838A3" w:rsidP="00A838A3">
      <w:pPr>
        <w:spacing w:after="0" w:line="315" w:lineRule="atLeast"/>
        <w:textAlignment w:val="baseline"/>
        <w:rPr>
          <w:ins w:id="8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85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А мы будем говорить лучше на русском! – решите вы, и опять не угадаете. Это вас не избавит от  необходимости знать кое-какие элементы местного  молодежного сленга, так как некоторые русские слова похожи на английские ругательства. Например, никогда не говорите громко на улице «бананы», если вы в Америке: 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bananas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переводится</w:t>
        </w:r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</w:t>
        </w:r>
        <w:proofErr w:type="gram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псих</w:t>
        </w:r>
        <w:proofErr w:type="gram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! </w:t>
        </w:r>
      </w:ins>
      <w:r w:rsidRPr="008507E8">
        <w:rPr>
          <w:rFonts w:asciiTheme="majorHAnsi" w:eastAsia="Times New Roman" w:hAnsiTheme="majorHAnsi" w:cs="Arial"/>
          <w:noProof/>
          <w:color w:val="2D2A26"/>
          <w:sz w:val="24"/>
          <w:szCs w:val="24"/>
          <w:lang w:eastAsia="ru-RU"/>
        </w:rPr>
        <mc:AlternateContent>
          <mc:Choice Requires="wps">
            <w:drawing>
              <wp:inline distT="0" distB="0" distL="0" distR="0" wp14:anchorId="2D779C54" wp14:editId="60B50833">
                <wp:extent cx="301625" cy="301625"/>
                <wp:effectExtent l="0" t="0" r="0" b="0"/>
                <wp:docPr id="9" name="Прямоугольник 9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9" o:spid="_x0000_s1026" alt="Описание: 🙂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</w:p>
    <w:p w:rsidR="00A838A3" w:rsidRDefault="00A838A3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86" w:author="Unknown"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Ни в коем случае не хвастайтесь  в английской молодежной кампании, что вы учили язык по знаменитому, всемирно известному </w: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fldChar w:fldCharType="begin"/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instrText xml:space="preserve"> HYPERLINK "http://englishfull.ru/uchebniki/bonk-uchebnik-angliyskogo.html" \o "учебнику Бонк" \t "_blank" </w:instrText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fldChar w:fldCharType="separate"/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 xml:space="preserve">учебнику </w:t>
        </w:r>
        <w:proofErr w:type="spellStart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u w:val="single"/>
            <w:bdr w:val="none" w:sz="0" w:space="0" w:color="auto" w:frame="1"/>
            <w:lang w:eastAsia="ru-RU"/>
          </w:rPr>
          <w:t>Бонк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fldChar w:fldCharType="end"/>
        </w:r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. Вызовете обвальный хохот, так как </w:t>
        </w:r>
        <w:proofErr w:type="spellStart"/>
        <w:r w:rsidRPr="008507E8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bonk</w:t>
        </w:r>
        <w:proofErr w:type="spellEnd"/>
        <w:r w:rsidRPr="008507E8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– у них одно известное нецензурное слово. </w:t>
        </w:r>
      </w:ins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Default="000B641A" w:rsidP="00A838A3">
      <w:p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0B641A" w:rsidRPr="008507E8" w:rsidRDefault="000B641A" w:rsidP="00A838A3">
      <w:pPr>
        <w:spacing w:after="0" w:line="315" w:lineRule="atLeast"/>
        <w:textAlignment w:val="baseline"/>
        <w:rPr>
          <w:ins w:id="8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0B641A" w:rsidRDefault="00A838A3" w:rsidP="00A838A3">
      <w:pPr>
        <w:spacing w:after="0" w:line="240" w:lineRule="auto"/>
        <w:jc w:val="center"/>
        <w:textAlignment w:val="baseline"/>
        <w:outlineLvl w:val="2"/>
        <w:rPr>
          <w:ins w:id="88" w:author="Unknown"/>
          <w:rFonts w:asciiTheme="majorHAnsi" w:eastAsia="Times New Roman" w:hAnsiTheme="majorHAnsi" w:cs="Arial"/>
          <w:b/>
          <w:color w:val="2D2A26"/>
          <w:sz w:val="36"/>
          <w:szCs w:val="36"/>
          <w:lang w:eastAsia="ru-RU"/>
        </w:rPr>
      </w:pPr>
      <w:proofErr w:type="gramStart"/>
      <w:ins w:id="89" w:author="Unknown">
        <w:r w:rsidRPr="000B641A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lastRenderedPageBreak/>
          <w:t>Полезная</w:t>
        </w:r>
        <w:proofErr w:type="gramEnd"/>
        <w:r w:rsidRPr="000B641A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t xml:space="preserve"> </w:t>
        </w:r>
        <w:proofErr w:type="spellStart"/>
        <w:r w:rsidRPr="000B641A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t>инфомация</w:t>
        </w:r>
        <w:proofErr w:type="spellEnd"/>
        <w:r w:rsidRPr="000B641A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t xml:space="preserve"> для отъезжающих</w:t>
        </w:r>
      </w:ins>
    </w:p>
    <w:p w:rsidR="00A838A3" w:rsidRPr="00B52B8E" w:rsidRDefault="00A838A3" w:rsidP="00A838A3">
      <w:pPr>
        <w:spacing w:after="225" w:line="315" w:lineRule="atLeast"/>
        <w:textAlignment w:val="baseline"/>
        <w:rPr>
          <w:ins w:id="9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91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Но в английском языке есть и сленговые слова, по звучанию похожие на русские:</w:t>
        </w:r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9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93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bastard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незаконнорожденный, </w:t>
        </w:r>
        <w:proofErr w:type="spellStart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байстрюк</w:t>
        </w:r>
        <w:proofErr w:type="spellEnd"/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9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95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gaga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ошарашенный, эксцентричный</w:t>
        </w:r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9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97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tits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грудь</w:t>
        </w:r>
      </w:ins>
    </w:p>
    <w:p w:rsidR="00A838A3" w:rsidRPr="00B57B07" w:rsidRDefault="00A838A3" w:rsidP="00B57B07">
      <w:pPr>
        <w:spacing w:after="225" w:line="315" w:lineRule="atLeast"/>
        <w:textAlignment w:val="baseline"/>
        <w:rPr>
          <w:ins w:id="98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bookmarkStart w:id="99" w:name="_GoBack"/>
      <w:bookmarkEnd w:id="99"/>
      <w:ins w:id="100" w:author="Unknown">
        <w:r w:rsidRPr="00B57B07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Есть также слова</w:t>
        </w:r>
        <w:proofErr w:type="gramStart"/>
        <w:r w:rsidRPr="00B57B07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,</w:t>
        </w:r>
        <w:proofErr w:type="gramEnd"/>
        <w:r w:rsidRPr="00B57B07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которые из английского сленга перекочевали к нам и не требуют перевода:</w:t>
        </w:r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101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02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baby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детка</w:t>
        </w:r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103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04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cop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мент, полицейский</w:t>
        </w:r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105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06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fake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подкалывать, </w:t>
        </w:r>
        <w:proofErr w:type="gramStart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дурить</w:t>
        </w:r>
        <w:proofErr w:type="gramEnd"/>
      </w:ins>
    </w:p>
    <w:p w:rsidR="00A838A3" w:rsidRPr="00B52B8E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ins w:id="10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proofErr w:type="gramStart"/>
      <w:ins w:id="108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с</w:t>
        </w:r>
        <w:proofErr w:type="gram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ash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down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деньги  на бочку</w:t>
        </w:r>
      </w:ins>
    </w:p>
    <w:p w:rsidR="00A838A3" w:rsidRDefault="00A838A3" w:rsidP="00B52B8E">
      <w:pPr>
        <w:numPr>
          <w:ilvl w:val="0"/>
          <w:numId w:val="20"/>
        </w:num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09" w:author="Unknown"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zero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</w:t>
        </w:r>
        <w:proofErr w:type="spellStart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cool</w:t>
        </w:r>
        <w:proofErr w:type="spellEnd"/>
        <w:r w:rsidRPr="00B52B8E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супер, круто</w:t>
        </w:r>
      </w:ins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Default="00495B25" w:rsidP="00495B25">
      <w:pPr>
        <w:spacing w:after="15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495B25" w:rsidRPr="00B52B8E" w:rsidRDefault="00495B25" w:rsidP="00495B25">
      <w:pPr>
        <w:spacing w:after="150" w:line="315" w:lineRule="atLeast"/>
        <w:textAlignment w:val="baseline"/>
        <w:rPr>
          <w:ins w:id="11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A838A3" w:rsidRDefault="00A838A3" w:rsidP="00A838A3">
      <w:pPr>
        <w:spacing w:after="225" w:line="315" w:lineRule="atLeast"/>
        <w:textAlignment w:val="baseline"/>
        <w:rPr>
          <w:ins w:id="111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ins w:id="112" w:author="Unknown">
        <w:r w:rsidRPr="00A838A3">
          <w:rPr>
            <w:rFonts w:ascii="Arial" w:eastAsia="Times New Roman" w:hAnsi="Arial" w:cs="Arial"/>
            <w:color w:val="2D2A26"/>
            <w:sz w:val="24"/>
            <w:szCs w:val="24"/>
            <w:lang w:eastAsia="ru-RU"/>
          </w:rPr>
          <w:lastRenderedPageBreak/>
          <w:t>Вот еще некоторые сравнительно безобидные слова и обороты современного английского сленга:</w:t>
        </w:r>
      </w:ins>
    </w:p>
    <w:p w:rsidR="00A838A3" w:rsidRPr="00A838A3" w:rsidRDefault="00A838A3" w:rsidP="00495B25">
      <w:pPr>
        <w:spacing w:after="0" w:line="315" w:lineRule="atLeast"/>
        <w:jc w:val="center"/>
        <w:textAlignment w:val="baseline"/>
        <w:rPr>
          <w:ins w:id="113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drawing>
          <wp:inline distT="0" distB="0" distL="0" distR="0" wp14:anchorId="4F1BE032" wp14:editId="7B74AC3C">
            <wp:extent cx="6374920" cy="8522898"/>
            <wp:effectExtent l="0" t="0" r="6985" b="0"/>
            <wp:docPr id="7" name="Рисунок 7" descr="Жаргонизмы в английском языке примеры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Жаргонизмы в английском языке примеры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4920" cy="852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8A3" w:rsidRPr="00A838A3" w:rsidRDefault="00A838A3" w:rsidP="000D4E83">
      <w:pPr>
        <w:spacing w:after="0" w:line="315" w:lineRule="atLeast"/>
        <w:jc w:val="center"/>
        <w:textAlignment w:val="baseline"/>
        <w:rPr>
          <w:ins w:id="114" w:author="Unknown"/>
          <w:rFonts w:ascii="Arial" w:eastAsia="Times New Roman" w:hAnsi="Arial" w:cs="Arial"/>
          <w:color w:val="2D2A26"/>
          <w:sz w:val="24"/>
          <w:szCs w:val="24"/>
          <w:lang w:eastAsia="ru-RU"/>
        </w:rPr>
      </w:pPr>
      <w:r>
        <w:rPr>
          <w:rFonts w:ascii="inherit" w:eastAsia="Times New Roman" w:hAnsi="inherit" w:cs="Arial"/>
          <w:noProof/>
          <w:color w:val="2D2A26"/>
          <w:sz w:val="24"/>
          <w:szCs w:val="24"/>
          <w:bdr w:val="none" w:sz="0" w:space="0" w:color="auto" w:frame="1"/>
          <w:lang w:eastAsia="ru-RU"/>
        </w:rPr>
        <w:lastRenderedPageBreak/>
        <w:drawing>
          <wp:inline distT="0" distB="0" distL="0" distR="0" wp14:anchorId="46008457" wp14:editId="1CE1D1E7">
            <wp:extent cx="6375600" cy="8924400"/>
            <wp:effectExtent l="0" t="0" r="6350" b="0"/>
            <wp:docPr id="6" name="Рисунок 6" descr="Свежий английский сленг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вежий английский сленг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600" cy="89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06" w:rsidRDefault="007E7006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7E7006" w:rsidRDefault="007E7006" w:rsidP="00A838A3">
      <w:pPr>
        <w:spacing w:after="0" w:line="240" w:lineRule="auto"/>
        <w:jc w:val="center"/>
        <w:textAlignment w:val="baseline"/>
        <w:outlineLvl w:val="2"/>
        <w:rPr>
          <w:rFonts w:ascii="inherit" w:eastAsia="Times New Roman" w:hAnsi="inherit" w:cs="Arial"/>
          <w:color w:val="2D2A26"/>
          <w:sz w:val="33"/>
          <w:szCs w:val="33"/>
          <w:bdr w:val="none" w:sz="0" w:space="0" w:color="auto" w:frame="1"/>
          <w:lang w:eastAsia="ru-RU"/>
        </w:rPr>
      </w:pPr>
    </w:p>
    <w:p w:rsidR="00A838A3" w:rsidRDefault="00A838A3" w:rsidP="00A838A3">
      <w:pPr>
        <w:spacing w:after="0" w:line="240" w:lineRule="auto"/>
        <w:jc w:val="center"/>
        <w:textAlignment w:val="baseline"/>
        <w:outlineLvl w:val="2"/>
        <w:rPr>
          <w:rFonts w:asciiTheme="majorHAnsi" w:eastAsia="Times New Roman" w:hAnsiTheme="majorHAnsi" w:cs="Arial"/>
          <w:color w:val="2D2A26"/>
          <w:sz w:val="36"/>
          <w:szCs w:val="36"/>
          <w:bdr w:val="none" w:sz="0" w:space="0" w:color="auto" w:frame="1"/>
          <w:lang w:eastAsia="ru-RU"/>
        </w:rPr>
      </w:pPr>
      <w:ins w:id="115" w:author="Unknown">
        <w:r w:rsidRPr="007E7006">
          <w:rPr>
            <w:rFonts w:asciiTheme="majorHAnsi" w:eastAsia="Times New Roman" w:hAnsiTheme="majorHAnsi" w:cs="Arial"/>
            <w:color w:val="2D2A26"/>
            <w:sz w:val="36"/>
            <w:szCs w:val="36"/>
            <w:bdr w:val="none" w:sz="0" w:space="0" w:color="auto" w:frame="1"/>
            <w:lang w:eastAsia="ru-RU"/>
          </w:rPr>
          <w:t>Англичане и американцы часто не понимают друг друга</w:t>
        </w:r>
      </w:ins>
    </w:p>
    <w:p w:rsidR="007E7006" w:rsidRPr="007E7006" w:rsidRDefault="007E7006" w:rsidP="00A838A3">
      <w:pPr>
        <w:spacing w:after="0" w:line="240" w:lineRule="auto"/>
        <w:jc w:val="center"/>
        <w:textAlignment w:val="baseline"/>
        <w:outlineLvl w:val="2"/>
        <w:rPr>
          <w:ins w:id="116" w:author="Unknown"/>
          <w:rFonts w:asciiTheme="majorHAnsi" w:eastAsia="Times New Roman" w:hAnsiTheme="majorHAnsi" w:cs="Arial"/>
          <w:color w:val="2D2A26"/>
          <w:sz w:val="36"/>
          <w:szCs w:val="36"/>
          <w:lang w:eastAsia="ru-RU"/>
        </w:rPr>
      </w:pPr>
    </w:p>
    <w:p w:rsidR="00A838A3" w:rsidRPr="007E7006" w:rsidRDefault="00A838A3" w:rsidP="00A838A3">
      <w:pPr>
        <w:spacing w:after="225" w:line="315" w:lineRule="atLeast"/>
        <w:textAlignment w:val="baseline"/>
        <w:rPr>
          <w:ins w:id="11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18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Надо различать английский и американский сленг. Некоторые слова и фразы в Англии означают одно, а в Америке совершенно другое. Существует немало смешных историй о том как, люди попадают впросак, не употребляя правильно местные термины.</w:t>
        </w:r>
      </w:ins>
    </w:p>
    <w:p w:rsidR="00A838A3" w:rsidRPr="00D227BB" w:rsidRDefault="00A838A3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19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Англичане вообще-то на редкость вежливые люди, и обычно, если они и применяют сленг, то по смыслу можно догадаться, о чем это они. То ли дело веселые американцы, у них даже слово </w:t>
        </w:r>
        <w:proofErr w:type="spell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sorry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не всегда означает извинение. Если англичанин будет тысячи раз извиняться перед вами за всякую мелочь, то не ждите подобного от американца. Они довольно простой народ в общении и не привыкли манерничать, поэтому если вдруг услышите, что вам говорят </w:t>
        </w:r>
        <w:proofErr w:type="spell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sorry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 то не спешите радоваться: вполне возможно, вы что-то нарушили, и перед вами полицейский</w:t>
        </w:r>
      </w:ins>
      <w:r w:rsidR="00D227BB" w:rsidRPr="00D227BB"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  <w:t>.</w:t>
      </w: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Pr="007E7006" w:rsidRDefault="00D227BB" w:rsidP="00A838A3">
      <w:pPr>
        <w:spacing w:after="225" w:line="315" w:lineRule="atLeast"/>
        <w:textAlignment w:val="baseline"/>
        <w:rPr>
          <w:ins w:id="12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7E7006" w:rsidRDefault="00A838A3" w:rsidP="00A838A3">
      <w:pPr>
        <w:spacing w:after="225" w:line="315" w:lineRule="atLeast"/>
        <w:textAlignment w:val="baseline"/>
        <w:rPr>
          <w:ins w:id="121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22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Вот значения некоторых слов:</w:t>
        </w:r>
      </w:ins>
    </w:p>
    <w:p w:rsidR="00A838A3" w:rsidRDefault="00A838A3" w:rsidP="007E7006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23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Ass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— менее обидное </w:t>
        </w:r>
        <w:proofErr w:type="gram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английском</w:t>
        </w:r>
        <w:proofErr w:type="gram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слово, и означает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осел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и в прямом и переносном смысле. В Америке – это, как вы уже знаете, всякие обзывания…</w:t>
        </w:r>
      </w:ins>
    </w:p>
    <w:p w:rsidR="00ED6313" w:rsidRPr="007E7006" w:rsidRDefault="00ED6313" w:rsidP="00ED6313">
      <w:pPr>
        <w:spacing w:after="0" w:line="315" w:lineRule="atLeast"/>
        <w:ind w:left="720"/>
        <w:textAlignment w:val="baseline"/>
        <w:rPr>
          <w:ins w:id="12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ED6313" w:rsidRDefault="00A838A3" w:rsidP="00ED6313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25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Football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это футбол в Англии, в Америке, запомните, это — американский футбол, обычный же они называют словом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 </w:t>
        </w:r>
        <w:proofErr w:type="spell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soccer</w:t>
        </w:r>
      </w:ins>
      <w:proofErr w:type="spellEnd"/>
    </w:p>
    <w:p w:rsidR="00ED6313" w:rsidRPr="00ED6313" w:rsidRDefault="00ED6313" w:rsidP="00ED6313">
      <w:pPr>
        <w:spacing w:after="0" w:line="315" w:lineRule="atLeast"/>
        <w:textAlignment w:val="baseline"/>
        <w:rPr>
          <w:ins w:id="12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7E7006" w:rsidRDefault="00A838A3" w:rsidP="007E7006">
      <w:pPr>
        <w:numPr>
          <w:ilvl w:val="0"/>
          <w:numId w:val="21"/>
        </w:numPr>
        <w:spacing w:after="150" w:line="315" w:lineRule="atLeast"/>
        <w:textAlignment w:val="baseline"/>
        <w:rPr>
          <w:ins w:id="12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28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Rubber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вот с этим словом точно можно попасть впросак. В Англии это резинка для стирания в буквальном смысле. В Америке – это извините, </w:t>
        </w:r>
        <w:proofErr w:type="spell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condom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.</w:t>
        </w:r>
      </w:ins>
    </w:p>
    <w:p w:rsidR="00A838A3" w:rsidRDefault="00A838A3" w:rsidP="007E7006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29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Pissed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щекотливое слово, лучше без нужды его не употреблять. Здесь, наоборот, американцы его используют на каждом шагу, в качестве вполне невинного синонима 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выйти из себя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 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разозлиться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. А в Англии это </w:t>
        </w:r>
        <w:proofErr w:type="spell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означает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быть</w:t>
        </w:r>
        <w:proofErr w:type="spellEnd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пьяным в стельку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 поэтому, не спешите в английском клубе выражать свою злость по поводу чего-то этим словом — вас могут упечь в участок  </w:t>
        </w:r>
      </w:ins>
    </w:p>
    <w:p w:rsidR="00ED6313" w:rsidRPr="007E7006" w:rsidRDefault="00ED6313" w:rsidP="00ED6313">
      <w:pPr>
        <w:spacing w:after="0" w:line="315" w:lineRule="atLeast"/>
        <w:ind w:left="720"/>
        <w:textAlignment w:val="baseline"/>
        <w:rPr>
          <w:ins w:id="13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7E7006" w:rsidRDefault="00A838A3" w:rsidP="007E7006">
      <w:pPr>
        <w:numPr>
          <w:ilvl w:val="0"/>
          <w:numId w:val="21"/>
        </w:numPr>
        <w:spacing w:after="150" w:line="315" w:lineRule="atLeast"/>
        <w:textAlignment w:val="baseline"/>
        <w:rPr>
          <w:ins w:id="131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32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Shag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— в Америке это означает, танцевать, но если </w:t>
        </w:r>
        <w:proofErr w:type="gram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вы</w:t>
        </w:r>
        <w:proofErr w:type="gram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таким образом рискнете пригласить на танец англичанку, то можете получить от нее пощечину.</w:t>
        </w:r>
      </w:ins>
    </w:p>
    <w:p w:rsidR="00A838A3" w:rsidRPr="007E7006" w:rsidRDefault="00A838A3" w:rsidP="007E7006">
      <w:pPr>
        <w:numPr>
          <w:ilvl w:val="0"/>
          <w:numId w:val="21"/>
        </w:numPr>
        <w:spacing w:after="150" w:line="315" w:lineRule="atLeast"/>
        <w:textAlignment w:val="baseline"/>
        <w:rPr>
          <w:ins w:id="133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34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Fancy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фантазия, прихоть. Англичане используют это слово в самом широком спектре желаний. В Америке – это популярное название то ли булочки, то ли пирожного. </w:t>
        </w:r>
      </w:ins>
    </w:p>
    <w:p w:rsidR="00A838A3" w:rsidRPr="00ED6313" w:rsidRDefault="00A838A3" w:rsidP="007E7006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35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Bloody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в Америке используют в прямом смысле, как </w:t>
        </w:r>
        <w:proofErr w:type="gram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кровавый</w:t>
        </w:r>
        <w:proofErr w:type="gramEnd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, 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 Англии – в переносном, как 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чертов, идиотский.</w:t>
        </w:r>
      </w:ins>
    </w:p>
    <w:p w:rsidR="00ED6313" w:rsidRPr="007E7006" w:rsidRDefault="00ED6313" w:rsidP="00ED6313">
      <w:pPr>
        <w:spacing w:after="0" w:line="315" w:lineRule="atLeast"/>
        <w:ind w:left="720"/>
        <w:textAlignment w:val="baseline"/>
        <w:rPr>
          <w:ins w:id="13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Default="00A838A3" w:rsidP="007E7006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37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Grass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в Америке имеет одно смысловое значение, хотя может означать и ту обычную травку на газонах, и марихуану. В Англии, кроме обычной травы, так называют секретного сотрудника, по-нашему, </w:t>
        </w:r>
        <w:proofErr w:type="gram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стукача</w:t>
        </w:r>
        <w:proofErr w:type="gram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.</w:t>
        </w:r>
      </w:ins>
    </w:p>
    <w:p w:rsidR="00ED6313" w:rsidRPr="007E7006" w:rsidRDefault="00ED6313" w:rsidP="00ED6313">
      <w:pPr>
        <w:spacing w:after="0" w:line="315" w:lineRule="atLeast"/>
        <w:textAlignment w:val="baseline"/>
        <w:rPr>
          <w:ins w:id="138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Default="00A838A3" w:rsidP="007E7006">
      <w:pPr>
        <w:numPr>
          <w:ilvl w:val="0"/>
          <w:numId w:val="21"/>
        </w:numPr>
        <w:spacing w:after="0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proofErr w:type="spellStart"/>
      <w:ins w:id="139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Table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– самый вопиющий пример того, как одно слово может иметь диаметрально противоположное значение в родственных языках. Если в английском языке </w:t>
        </w:r>
        <w:proofErr w:type="spell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to</w:t>
        </w:r>
        <w:proofErr w:type="spellEnd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table</w:t>
        </w:r>
        <w:proofErr w:type="spellEnd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 xml:space="preserve"> </w:t>
        </w:r>
        <w:proofErr w:type="spellStart"/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something</w:t>
        </w:r>
        <w:proofErr w:type="spell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 — это 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обсудить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lang w:eastAsia="ru-RU"/>
          </w:rPr>
          <w:t> что-то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 то в американском – это, напротив, </w:t>
        </w:r>
        <w:r w:rsidRPr="007E7006">
          <w:rPr>
            <w:rFonts w:asciiTheme="majorHAnsi" w:eastAsia="Times New Roman" w:hAnsiTheme="majorHAnsi" w:cs="Arial"/>
            <w:i/>
            <w:iCs/>
            <w:color w:val="2D2A26"/>
            <w:sz w:val="24"/>
            <w:szCs w:val="24"/>
            <w:bdr w:val="none" w:sz="0" w:space="0" w:color="auto" w:frame="1"/>
            <w:lang w:eastAsia="ru-RU"/>
          </w:rPr>
          <w:t>перенести обсуждение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, отложить.</w:t>
        </w:r>
      </w:ins>
    </w:p>
    <w:p w:rsidR="00D227BB" w:rsidRPr="007E7006" w:rsidRDefault="00D227BB" w:rsidP="00D227BB">
      <w:pPr>
        <w:spacing w:after="0" w:line="315" w:lineRule="atLeast"/>
        <w:ind w:left="720"/>
        <w:textAlignment w:val="baseline"/>
        <w:rPr>
          <w:ins w:id="14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Default="00A838A3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41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Вот такие вот веселые примеры. </w:t>
        </w:r>
      </w:ins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D227BB" w:rsidRDefault="00D227BB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597BC2" w:rsidRDefault="00597BC2" w:rsidP="00597BC2">
      <w:pPr>
        <w:spacing w:after="0" w:line="240" w:lineRule="auto"/>
        <w:textAlignment w:val="baseline"/>
        <w:outlineLvl w:val="2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597BC2" w:rsidRDefault="00597BC2" w:rsidP="00597BC2">
      <w:pPr>
        <w:spacing w:after="0" w:line="240" w:lineRule="auto"/>
        <w:textAlignment w:val="baseline"/>
        <w:outlineLvl w:val="2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7E7006" w:rsidRDefault="00A838A3" w:rsidP="00597BC2">
      <w:pPr>
        <w:spacing w:after="0" w:line="240" w:lineRule="auto"/>
        <w:jc w:val="center"/>
        <w:textAlignment w:val="baseline"/>
        <w:outlineLvl w:val="2"/>
        <w:rPr>
          <w:ins w:id="142" w:author="Unknown"/>
          <w:rFonts w:asciiTheme="majorHAnsi" w:eastAsia="Times New Roman" w:hAnsiTheme="majorHAnsi" w:cs="Arial"/>
          <w:b/>
          <w:color w:val="2D2A26"/>
          <w:sz w:val="36"/>
          <w:szCs w:val="36"/>
          <w:lang w:eastAsia="ru-RU"/>
        </w:rPr>
      </w:pPr>
      <w:ins w:id="143" w:author="Unknown">
        <w:r w:rsidRPr="007E7006">
          <w:rPr>
            <w:rFonts w:asciiTheme="majorHAnsi" w:eastAsia="Times New Roman" w:hAnsiTheme="majorHAnsi" w:cs="Arial"/>
            <w:b/>
            <w:color w:val="2D2A26"/>
            <w:sz w:val="36"/>
            <w:szCs w:val="36"/>
            <w:bdr w:val="none" w:sz="0" w:space="0" w:color="auto" w:frame="1"/>
            <w:lang w:eastAsia="ru-RU"/>
          </w:rPr>
          <w:t>Выводы и советы</w:t>
        </w:r>
      </w:ins>
    </w:p>
    <w:p w:rsidR="00A838A3" w:rsidRPr="007E7006" w:rsidRDefault="00A838A3" w:rsidP="00A838A3">
      <w:pPr>
        <w:spacing w:after="225" w:line="315" w:lineRule="atLeast"/>
        <w:textAlignment w:val="baseline"/>
        <w:rPr>
          <w:ins w:id="14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45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Для того чтобы научиться разговаривать на молодежном сленге, нужно выучить наиболее обиходные слова и выражения, из словаря сленга или жаргона, услышать их произношение вживую. Не пользуйтесь сомнительным «самиздатом» с недобросовестным переводом, когда на эту тему выпущены труды известных лингвистов. Да, да, казалось бы, какой-то жаргон, а чтоб его квалифицировать, были задействованы ученые.</w:t>
        </w:r>
      </w:ins>
    </w:p>
    <w:p w:rsidR="00A838A3" w:rsidRPr="007E7006" w:rsidRDefault="00A838A3" w:rsidP="00A838A3">
      <w:pPr>
        <w:spacing w:after="225" w:line="315" w:lineRule="atLeast"/>
        <w:textAlignment w:val="baseline"/>
        <w:rPr>
          <w:ins w:id="14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47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Думаю, вы убедились: чтобы знать и употреблять термины молодежного сленга, нужно быть грамотным человеком. Это не противоречие. Если вы решите вначале выучить английский сленг, а только потом грамматику, то будете выглядеть нелепо и смешно: знать, ничего не знаете, зато ругаетесь как сапожник. Вряд ли вы вызовете уважение даже в молодежной среде. Для них это стиль их жизни, а для вас клоунада и попытки «примазаться» к молодым. Сленгом ведь нужно тоже владеть виртуозно. Поэтому вначале грамматика, а уж потом на закуску оставьте молодежный сленг.</w:t>
        </w:r>
      </w:ins>
    </w:p>
    <w:p w:rsidR="00A838A3" w:rsidRPr="007E7006" w:rsidRDefault="00A838A3" w:rsidP="00A838A3">
      <w:pPr>
        <w:spacing w:line="315" w:lineRule="atLeast"/>
        <w:textAlignment w:val="baseline"/>
        <w:rPr>
          <w:ins w:id="148" w:author="Unknown"/>
          <w:rFonts w:asciiTheme="majorHAnsi" w:eastAsia="Times New Roman" w:hAnsiTheme="majorHAnsi" w:cs="Arial"/>
          <w:i/>
          <w:iCs/>
          <w:color w:val="2997AB"/>
          <w:sz w:val="24"/>
          <w:szCs w:val="24"/>
          <w:lang w:eastAsia="ru-RU"/>
        </w:rPr>
      </w:pPr>
      <w:ins w:id="149" w:author="Unknown">
        <w:r w:rsidRPr="007E7006">
          <w:rPr>
            <w:rFonts w:asciiTheme="majorHAnsi" w:eastAsia="Times New Roman" w:hAnsiTheme="majorHAnsi" w:cs="Arial"/>
            <w:i/>
            <w:iCs/>
            <w:color w:val="2997AB"/>
            <w:sz w:val="24"/>
            <w:szCs w:val="24"/>
            <w:lang w:eastAsia="ru-RU"/>
          </w:rPr>
          <w:t>Нет ничего ужаснее, когда не носитель языка пытается говорить на сленге. Зачем?</w:t>
        </w:r>
      </w:ins>
    </w:p>
    <w:p w:rsidR="00A838A3" w:rsidRPr="007E7006" w:rsidRDefault="00A838A3" w:rsidP="00A838A3">
      <w:pPr>
        <w:spacing w:after="225" w:line="315" w:lineRule="atLeast"/>
        <w:textAlignment w:val="baseline"/>
        <w:rPr>
          <w:ins w:id="15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51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В лучшем случае это может показаться забавным, в худшем — раздражает.</w:t>
        </w:r>
      </w:ins>
    </w:p>
    <w:p w:rsidR="00A838A3" w:rsidRPr="007E7006" w:rsidRDefault="00A838A3" w:rsidP="00A838A3">
      <w:pPr>
        <w:spacing w:line="315" w:lineRule="atLeast"/>
        <w:textAlignment w:val="baseline"/>
        <w:rPr>
          <w:ins w:id="152" w:author="Unknown"/>
          <w:rFonts w:asciiTheme="majorHAnsi" w:eastAsia="Times New Roman" w:hAnsiTheme="majorHAnsi" w:cs="Arial"/>
          <w:i/>
          <w:iCs/>
          <w:color w:val="2997AB"/>
          <w:sz w:val="24"/>
          <w:szCs w:val="24"/>
          <w:lang w:eastAsia="ru-RU"/>
        </w:rPr>
      </w:pPr>
      <w:proofErr w:type="spellStart"/>
      <w:proofErr w:type="gramStart"/>
      <w:ins w:id="153" w:author="Unknown">
        <w:r w:rsidRPr="007E7006">
          <w:rPr>
            <w:rFonts w:asciiTheme="majorHAnsi" w:eastAsia="Times New Roman" w:hAnsiTheme="majorHAnsi" w:cs="Arial"/>
            <w:i/>
            <w:iCs/>
            <w:color w:val="2997AB"/>
            <w:sz w:val="24"/>
            <w:szCs w:val="24"/>
            <w:lang w:eastAsia="ru-RU"/>
          </w:rPr>
          <w:t>C</w:t>
        </w:r>
        <w:proofErr w:type="gramEnd"/>
        <w:r w:rsidRPr="007E7006">
          <w:rPr>
            <w:rFonts w:asciiTheme="majorHAnsi" w:eastAsia="Times New Roman" w:hAnsiTheme="majorHAnsi" w:cs="Arial"/>
            <w:i/>
            <w:iCs/>
            <w:color w:val="2997AB"/>
            <w:sz w:val="24"/>
            <w:szCs w:val="24"/>
            <w:lang w:eastAsia="ru-RU"/>
          </w:rPr>
          <w:t>ленгом</w:t>
        </w:r>
        <w:proofErr w:type="spellEnd"/>
        <w:r w:rsidRPr="007E7006">
          <w:rPr>
            <w:rFonts w:asciiTheme="majorHAnsi" w:eastAsia="Times New Roman" w:hAnsiTheme="majorHAnsi" w:cs="Arial"/>
            <w:i/>
            <w:iCs/>
            <w:color w:val="2997AB"/>
            <w:sz w:val="24"/>
            <w:szCs w:val="24"/>
            <w:lang w:eastAsia="ru-RU"/>
          </w:rPr>
          <w:t xml:space="preserve"> нужно владеть точно так же, как и другими речевыми стилями, а еще важнее знать, когда и с кем его употреблять.</w:t>
        </w:r>
      </w:ins>
    </w:p>
    <w:p w:rsidR="00A838A3" w:rsidRPr="007E7006" w:rsidRDefault="00A838A3" w:rsidP="00A838A3">
      <w:pPr>
        <w:spacing w:after="225" w:line="315" w:lineRule="atLeast"/>
        <w:textAlignment w:val="baseline"/>
        <w:rPr>
          <w:ins w:id="15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55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Избегайте употреблять жесткие вульгарные слова, когда можно найти похожие по смыслу, но более мягкие выражения. Помните, что мат и сленг – это разные вещи, и сегодня использование неприкрытого мата – признак дурного вкуса.</w:t>
        </w:r>
      </w:ins>
    </w:p>
    <w:p w:rsidR="00A838A3" w:rsidRDefault="00A838A3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56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Сегодня сленг  употребляется и в политике, и искусстве. Далеко ходить не надо</w:t>
        </w:r>
        <w:proofErr w:type="gramStart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:</w:t>
        </w:r>
        <w:proofErr w:type="gramEnd"/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 xml:space="preserve"> практически любой  американский фильм содержит сегодня сленговые выражения, а известный мультсериал «Южный Парк» побил все рекорды по количеству нецензурной лексики. На трибунах, в газетах, на ТВ тоже не стесняются в выражениях. Сегодня сами американцы протестуют против такого обилия грязной речи в их жизни.</w:t>
        </w:r>
      </w:ins>
    </w:p>
    <w:p w:rsidR="007E7006" w:rsidRDefault="007E7006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7E7006" w:rsidRDefault="007E7006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7E7006" w:rsidRDefault="007E7006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7E7006" w:rsidRDefault="007E7006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176539" w:rsidRDefault="00176539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F00CF7" w:rsidRDefault="00F00CF7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F00CF7" w:rsidRDefault="00F00CF7" w:rsidP="00A838A3">
      <w:pPr>
        <w:spacing w:after="225" w:line="315" w:lineRule="atLeast"/>
        <w:textAlignment w:val="baseline"/>
        <w:rPr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F00CF7" w:rsidRPr="007E7006" w:rsidRDefault="00F00CF7" w:rsidP="00A838A3">
      <w:pPr>
        <w:spacing w:after="225" w:line="315" w:lineRule="atLeast"/>
        <w:textAlignment w:val="baseline"/>
        <w:rPr>
          <w:ins w:id="157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</w:p>
    <w:p w:rsidR="00A838A3" w:rsidRPr="007E7006" w:rsidRDefault="00A838A3" w:rsidP="00A838A3">
      <w:pPr>
        <w:spacing w:after="225" w:line="315" w:lineRule="atLeast"/>
        <w:textAlignment w:val="baseline"/>
        <w:rPr>
          <w:ins w:id="158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59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Итак, что мы узнали об английском сленге:</w:t>
        </w:r>
      </w:ins>
    </w:p>
    <w:p w:rsidR="00A838A3" w:rsidRPr="007E7006" w:rsidRDefault="00A838A3" w:rsidP="007E7006">
      <w:pPr>
        <w:numPr>
          <w:ilvl w:val="0"/>
          <w:numId w:val="22"/>
        </w:numPr>
        <w:spacing w:after="150" w:line="315" w:lineRule="atLeast"/>
        <w:textAlignment w:val="baseline"/>
        <w:rPr>
          <w:ins w:id="160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61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это важная часть языка и его надо знать</w:t>
        </w:r>
      </w:ins>
    </w:p>
    <w:p w:rsidR="00A838A3" w:rsidRPr="007E7006" w:rsidRDefault="00A838A3" w:rsidP="007E7006">
      <w:pPr>
        <w:numPr>
          <w:ilvl w:val="0"/>
          <w:numId w:val="22"/>
        </w:numPr>
        <w:spacing w:after="150" w:line="315" w:lineRule="atLeast"/>
        <w:textAlignment w:val="baseline"/>
        <w:rPr>
          <w:ins w:id="162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63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применять его надо только по мере необходимости и отдавать предпочтение нежестким формам</w:t>
        </w:r>
      </w:ins>
    </w:p>
    <w:p w:rsidR="00A838A3" w:rsidRPr="007E7006" w:rsidRDefault="00A838A3" w:rsidP="007E7006">
      <w:pPr>
        <w:numPr>
          <w:ilvl w:val="0"/>
          <w:numId w:val="22"/>
        </w:numPr>
        <w:spacing w:after="150" w:line="315" w:lineRule="atLeast"/>
        <w:textAlignment w:val="baseline"/>
        <w:rPr>
          <w:ins w:id="164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65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приоритет должен быть на стороне грамматики (вначале учи сам язык, и только потом сленг)</w:t>
        </w:r>
      </w:ins>
    </w:p>
    <w:p w:rsidR="00A838A3" w:rsidRPr="007E7006" w:rsidRDefault="00A838A3" w:rsidP="007E7006">
      <w:pPr>
        <w:numPr>
          <w:ilvl w:val="0"/>
          <w:numId w:val="22"/>
        </w:numPr>
        <w:spacing w:after="150" w:line="315" w:lineRule="atLeast"/>
        <w:textAlignment w:val="baseline"/>
        <w:rPr>
          <w:ins w:id="166" w:author="Unknown"/>
          <w:rFonts w:asciiTheme="majorHAnsi" w:eastAsia="Times New Roman" w:hAnsiTheme="majorHAnsi" w:cs="Arial"/>
          <w:color w:val="2D2A26"/>
          <w:sz w:val="24"/>
          <w:szCs w:val="24"/>
          <w:lang w:eastAsia="ru-RU"/>
        </w:rPr>
      </w:pPr>
      <w:ins w:id="167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английский и американский сленг отличаются между собой</w:t>
        </w:r>
      </w:ins>
    </w:p>
    <w:p w:rsidR="007E7006" w:rsidRPr="007E7006" w:rsidRDefault="00A838A3" w:rsidP="007E7006">
      <w:pPr>
        <w:numPr>
          <w:ilvl w:val="0"/>
          <w:numId w:val="22"/>
        </w:numPr>
        <w:spacing w:after="0" w:line="315" w:lineRule="atLeast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68" w:author="Unknown"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lang w:eastAsia="ru-RU"/>
          </w:rPr>
          <w:t>учить его надо по современным словарям молодежного сленга, а не по сомнительным источникам.</w:t>
        </w:r>
        <w:r w:rsidRPr="007E7006">
          <w:rPr>
            <w:rFonts w:asciiTheme="majorHAnsi" w:eastAsia="Times New Roman" w:hAnsiTheme="majorHAnsi" w:cs="Arial"/>
            <w:color w:val="2D2A26"/>
            <w:sz w:val="24"/>
            <w:szCs w:val="24"/>
            <w:bdr w:val="none" w:sz="0" w:space="0" w:color="auto" w:frame="1"/>
            <w:lang w:eastAsia="ru-RU"/>
          </w:rPr>
          <w:br/>
        </w:r>
        <w:r w:rsidRPr="00A838A3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br/>
        </w:r>
      </w:ins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7E7006" w:rsidRDefault="007E7006" w:rsidP="007E7006">
      <w:pPr>
        <w:spacing w:after="0" w:line="315" w:lineRule="atLeast"/>
        <w:ind w:left="720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</w:p>
    <w:p w:rsidR="0099657E" w:rsidRDefault="00A838A3" w:rsidP="007E7006">
      <w:pPr>
        <w:spacing w:after="0" w:line="315" w:lineRule="atLeast"/>
        <w:ind w:left="720"/>
        <w:jc w:val="center"/>
        <w:textAlignment w:val="baseline"/>
        <w:rPr>
          <w:rFonts w:ascii="inherit" w:eastAsia="Times New Roman" w:hAnsi="inherit" w:cs="Arial"/>
          <w:color w:val="2D2A26"/>
          <w:sz w:val="24"/>
          <w:szCs w:val="24"/>
          <w:bdr w:val="none" w:sz="0" w:space="0" w:color="auto" w:frame="1"/>
          <w:lang w:eastAsia="ru-RU"/>
        </w:rPr>
      </w:pPr>
      <w:ins w:id="169" w:author="Unknown">
        <w:r w:rsidRPr="007E7006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lastRenderedPageBreak/>
          <w:t>Источник:</w:t>
        </w:r>
      </w:ins>
    </w:p>
    <w:p w:rsidR="008507E8" w:rsidRPr="00CD3881" w:rsidRDefault="00A838A3" w:rsidP="00CD3881">
      <w:pPr>
        <w:spacing w:after="0" w:line="315" w:lineRule="atLeast"/>
        <w:ind w:left="720"/>
        <w:jc w:val="center"/>
        <w:textAlignment w:val="baseline"/>
        <w:rPr>
          <w:rFonts w:ascii="inherit" w:eastAsia="Times New Roman" w:hAnsi="inherit" w:cs="Arial"/>
          <w:color w:val="2D2A26"/>
          <w:sz w:val="24"/>
          <w:szCs w:val="24"/>
          <w:lang w:eastAsia="ru-RU"/>
        </w:rPr>
      </w:pPr>
      <w:ins w:id="170" w:author="Unknown">
        <w:r w:rsidRPr="0099657E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begin"/>
        </w:r>
        <w:r w:rsidRPr="0099657E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instrText xml:space="preserve"> HYPERLINK "http://englishfull.ru/znat/angliysky-sleng.html" </w:instrText>
        </w:r>
        <w:r w:rsidRPr="0099657E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separate"/>
        </w:r>
        <w:r w:rsidRPr="0099657E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t>http://englishfull.ru/znat/angliysky-sleng.html</w:t>
        </w:r>
        <w:r w:rsidRPr="0099657E">
          <w:rPr>
            <w:rFonts w:ascii="inherit" w:eastAsia="Times New Roman" w:hAnsi="inherit" w:cs="Arial"/>
            <w:color w:val="2D2A26"/>
            <w:sz w:val="24"/>
            <w:szCs w:val="24"/>
            <w:bdr w:val="none" w:sz="0" w:space="0" w:color="auto" w:frame="1"/>
            <w:lang w:eastAsia="ru-RU"/>
          </w:rPr>
          <w:fldChar w:fldCharType="end"/>
        </w:r>
      </w:ins>
    </w:p>
    <w:sectPr w:rsidR="008507E8" w:rsidRPr="00CD3881" w:rsidSect="008E4986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625B1B"/>
    <w:multiLevelType w:val="multilevel"/>
    <w:tmpl w:val="A5F4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A8757D"/>
    <w:multiLevelType w:val="hybridMultilevel"/>
    <w:tmpl w:val="33F801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734C7"/>
    <w:multiLevelType w:val="multilevel"/>
    <w:tmpl w:val="E134139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38F5C57"/>
    <w:multiLevelType w:val="multilevel"/>
    <w:tmpl w:val="6F08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514202A"/>
    <w:multiLevelType w:val="multilevel"/>
    <w:tmpl w:val="46AECDE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771F77"/>
    <w:multiLevelType w:val="multilevel"/>
    <w:tmpl w:val="85023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DF573B"/>
    <w:multiLevelType w:val="multilevel"/>
    <w:tmpl w:val="6FF6A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2C1C0A"/>
    <w:multiLevelType w:val="hybridMultilevel"/>
    <w:tmpl w:val="ADA2BC7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9275B8"/>
    <w:multiLevelType w:val="multilevel"/>
    <w:tmpl w:val="ECDA0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F4E4BA5"/>
    <w:multiLevelType w:val="hybridMultilevel"/>
    <w:tmpl w:val="74788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F55D52"/>
    <w:multiLevelType w:val="multilevel"/>
    <w:tmpl w:val="C5EA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0E64E15"/>
    <w:multiLevelType w:val="multilevel"/>
    <w:tmpl w:val="6D1A090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1864F73"/>
    <w:multiLevelType w:val="multilevel"/>
    <w:tmpl w:val="7ABE5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2C1CE0"/>
    <w:multiLevelType w:val="multilevel"/>
    <w:tmpl w:val="DCBE108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38C4E9A"/>
    <w:multiLevelType w:val="multilevel"/>
    <w:tmpl w:val="5C0E178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4BD6DF3"/>
    <w:multiLevelType w:val="hybridMultilevel"/>
    <w:tmpl w:val="82C67CF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0CA54F6"/>
    <w:multiLevelType w:val="multilevel"/>
    <w:tmpl w:val="6DDE7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0F2368E"/>
    <w:multiLevelType w:val="hybridMultilevel"/>
    <w:tmpl w:val="30884CFE"/>
    <w:lvl w:ilvl="0" w:tplc="5E4610B4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65859C4"/>
    <w:multiLevelType w:val="multilevel"/>
    <w:tmpl w:val="0CF20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6A01785"/>
    <w:multiLevelType w:val="multilevel"/>
    <w:tmpl w:val="EAA8D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E66667D"/>
    <w:multiLevelType w:val="multilevel"/>
    <w:tmpl w:val="362EF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F970567"/>
    <w:multiLevelType w:val="hybridMultilevel"/>
    <w:tmpl w:val="CDC6AAE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6"/>
  </w:num>
  <w:num w:numId="3">
    <w:abstractNumId w:val="10"/>
  </w:num>
  <w:num w:numId="4">
    <w:abstractNumId w:val="20"/>
  </w:num>
  <w:num w:numId="5">
    <w:abstractNumId w:val="3"/>
  </w:num>
  <w:num w:numId="6">
    <w:abstractNumId w:val="6"/>
  </w:num>
  <w:num w:numId="7">
    <w:abstractNumId w:val="19"/>
  </w:num>
  <w:num w:numId="8">
    <w:abstractNumId w:val="18"/>
  </w:num>
  <w:num w:numId="9">
    <w:abstractNumId w:val="8"/>
  </w:num>
  <w:num w:numId="10">
    <w:abstractNumId w:val="5"/>
  </w:num>
  <w:num w:numId="11">
    <w:abstractNumId w:val="0"/>
  </w:num>
  <w:num w:numId="12">
    <w:abstractNumId w:val="1"/>
  </w:num>
  <w:num w:numId="13">
    <w:abstractNumId w:val="9"/>
  </w:num>
  <w:num w:numId="14">
    <w:abstractNumId w:val="21"/>
  </w:num>
  <w:num w:numId="15">
    <w:abstractNumId w:val="17"/>
  </w:num>
  <w:num w:numId="16">
    <w:abstractNumId w:val="14"/>
  </w:num>
  <w:num w:numId="17">
    <w:abstractNumId w:val="7"/>
  </w:num>
  <w:num w:numId="18">
    <w:abstractNumId w:val="11"/>
  </w:num>
  <w:num w:numId="19">
    <w:abstractNumId w:val="4"/>
  </w:num>
  <w:num w:numId="20">
    <w:abstractNumId w:val="15"/>
  </w:num>
  <w:num w:numId="21">
    <w:abstractNumId w:val="2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revisionView w:markup="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72A2"/>
    <w:rsid w:val="000B641A"/>
    <w:rsid w:val="000D4E83"/>
    <w:rsid w:val="001172A2"/>
    <w:rsid w:val="001259BF"/>
    <w:rsid w:val="00164917"/>
    <w:rsid w:val="00176539"/>
    <w:rsid w:val="00322EB8"/>
    <w:rsid w:val="003D2650"/>
    <w:rsid w:val="00495B25"/>
    <w:rsid w:val="00597BC2"/>
    <w:rsid w:val="006B5243"/>
    <w:rsid w:val="006C08CF"/>
    <w:rsid w:val="006E310D"/>
    <w:rsid w:val="007068D8"/>
    <w:rsid w:val="007E7006"/>
    <w:rsid w:val="00812715"/>
    <w:rsid w:val="008507E8"/>
    <w:rsid w:val="00860782"/>
    <w:rsid w:val="008A3F56"/>
    <w:rsid w:val="008E4986"/>
    <w:rsid w:val="00911FC9"/>
    <w:rsid w:val="0099657E"/>
    <w:rsid w:val="00A00018"/>
    <w:rsid w:val="00A838A3"/>
    <w:rsid w:val="00AB5DC3"/>
    <w:rsid w:val="00AC67BF"/>
    <w:rsid w:val="00B322E2"/>
    <w:rsid w:val="00B52B8E"/>
    <w:rsid w:val="00B57B07"/>
    <w:rsid w:val="00B601B3"/>
    <w:rsid w:val="00B97F21"/>
    <w:rsid w:val="00BA4725"/>
    <w:rsid w:val="00C04C88"/>
    <w:rsid w:val="00C25533"/>
    <w:rsid w:val="00CD3881"/>
    <w:rsid w:val="00D15381"/>
    <w:rsid w:val="00D227BB"/>
    <w:rsid w:val="00DE2D86"/>
    <w:rsid w:val="00E30E1B"/>
    <w:rsid w:val="00ED6313"/>
    <w:rsid w:val="00F00CF7"/>
    <w:rsid w:val="00F148F7"/>
    <w:rsid w:val="00FD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38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838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8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38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838A3"/>
    <w:rPr>
      <w:color w:val="0000FF"/>
      <w:u w:val="single"/>
    </w:rPr>
  </w:style>
  <w:style w:type="paragraph" w:customStyle="1" w:styleId="wp-caption-text">
    <w:name w:val="wp-caption-text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838A3"/>
  </w:style>
  <w:style w:type="character" w:customStyle="1" w:styleId="toctoggle">
    <w:name w:val="toc_toggle"/>
    <w:basedOn w:val="a0"/>
    <w:rsid w:val="00A838A3"/>
  </w:style>
  <w:style w:type="character" w:styleId="a5">
    <w:name w:val="Strong"/>
    <w:basedOn w:val="a0"/>
    <w:uiPriority w:val="22"/>
    <w:qFormat/>
    <w:rsid w:val="00A838A3"/>
    <w:rPr>
      <w:b/>
      <w:bCs/>
    </w:rPr>
  </w:style>
  <w:style w:type="character" w:styleId="a6">
    <w:name w:val="Emphasis"/>
    <w:basedOn w:val="a0"/>
    <w:uiPriority w:val="20"/>
    <w:qFormat/>
    <w:rsid w:val="00A838A3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A83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38A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15381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860782"/>
    <w:rPr>
      <w:color w:val="808080"/>
    </w:rPr>
  </w:style>
  <w:style w:type="character" w:styleId="ab">
    <w:name w:val="line number"/>
    <w:basedOn w:val="a0"/>
    <w:uiPriority w:val="99"/>
    <w:semiHidden/>
    <w:unhideWhenUsed/>
    <w:rsid w:val="008E4986"/>
  </w:style>
  <w:style w:type="paragraph" w:styleId="ac">
    <w:name w:val="No Spacing"/>
    <w:link w:val="ad"/>
    <w:uiPriority w:val="1"/>
    <w:qFormat/>
    <w:rsid w:val="008E4986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8E4986"/>
    <w:rPr>
      <w:rFonts w:eastAsiaTheme="minorEastAsia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A838A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A838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A838A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A838A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A838A3"/>
    <w:rPr>
      <w:color w:val="0000FF"/>
      <w:u w:val="single"/>
    </w:rPr>
  </w:style>
  <w:style w:type="paragraph" w:customStyle="1" w:styleId="wp-caption-text">
    <w:name w:val="wp-caption-text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ctitle">
    <w:name w:val="toc_title"/>
    <w:basedOn w:val="a"/>
    <w:rsid w:val="00A838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A838A3"/>
  </w:style>
  <w:style w:type="character" w:customStyle="1" w:styleId="toctoggle">
    <w:name w:val="toc_toggle"/>
    <w:basedOn w:val="a0"/>
    <w:rsid w:val="00A838A3"/>
  </w:style>
  <w:style w:type="character" w:styleId="a5">
    <w:name w:val="Strong"/>
    <w:basedOn w:val="a0"/>
    <w:uiPriority w:val="22"/>
    <w:qFormat/>
    <w:rsid w:val="00A838A3"/>
    <w:rPr>
      <w:b/>
      <w:bCs/>
    </w:rPr>
  </w:style>
  <w:style w:type="character" w:styleId="a6">
    <w:name w:val="Emphasis"/>
    <w:basedOn w:val="a0"/>
    <w:uiPriority w:val="20"/>
    <w:qFormat/>
    <w:rsid w:val="00A838A3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A838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38A3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D15381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860782"/>
    <w:rPr>
      <w:color w:val="808080"/>
    </w:rPr>
  </w:style>
  <w:style w:type="character" w:styleId="ab">
    <w:name w:val="line number"/>
    <w:basedOn w:val="a0"/>
    <w:uiPriority w:val="99"/>
    <w:semiHidden/>
    <w:unhideWhenUsed/>
    <w:rsid w:val="008E4986"/>
  </w:style>
  <w:style w:type="paragraph" w:styleId="ac">
    <w:name w:val="No Spacing"/>
    <w:link w:val="ad"/>
    <w:uiPriority w:val="1"/>
    <w:qFormat/>
    <w:rsid w:val="008E4986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8E4986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277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450106">
          <w:marLeft w:val="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263345591">
          <w:marLeft w:val="0"/>
          <w:marRight w:val="0"/>
          <w:marTop w:val="0"/>
          <w:marBottom w:val="240"/>
          <w:divBdr>
            <w:top w:val="single" w:sz="6" w:space="8" w:color="AAAAAA"/>
            <w:left w:val="single" w:sz="6" w:space="8" w:color="AAAAAA"/>
            <w:bottom w:val="single" w:sz="6" w:space="8" w:color="AAAAAA"/>
            <w:right w:val="single" w:sz="6" w:space="8" w:color="AAAAAA"/>
          </w:divBdr>
        </w:div>
        <w:div w:id="351880557">
          <w:marLeft w:val="30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1342581537">
          <w:marLeft w:val="0"/>
          <w:marRight w:val="0"/>
          <w:marTop w:val="75"/>
          <w:marBottom w:val="225"/>
          <w:divBdr>
            <w:top w:val="single" w:sz="6" w:space="11" w:color="EAF0F4"/>
            <w:left w:val="single" w:sz="6" w:space="10" w:color="EAF0F4"/>
            <w:bottom w:val="single" w:sz="6" w:space="5" w:color="EAF0F4"/>
            <w:right w:val="single" w:sz="6" w:space="10" w:color="EAF0F4"/>
          </w:divBdr>
        </w:div>
        <w:div w:id="2036810844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09037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englishfull.ru/wp-content/uploads/2014/02/%D0%A1%D0%BB%D0%BE%D0%B2%D0%B0%D1%80%D1%8C_%D1%87%D0%B0%D1%81%D1%82%D1%8C_%D0%B2%D1%82%D0%BE%D1%80%D0%B0%D1%8F.jpg" TargetMode="External"/><Relationship Id="rId5" Type="http://schemas.microsoft.com/office/2007/relationships/stylesWithEffects" Target="stylesWithEffect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hyperlink" Target="http://englishfull.ru/wp-content/uploads/2014/02/%D0%A1%D0%BB%D0%BE%D0%B2%D0%B0%D1%80%D1%8C_%D1%87%D0%B0%D1%81%D1%82%D1%8C_%D0%BF%D0%B5%D1%80%D0%B2%D0%B0%D1%8F.jpg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CD270C5ED5647BD828C4404A707608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9A3A651-730A-4DC0-ACE2-E97B976CC112}"/>
      </w:docPartPr>
      <w:docPartBody>
        <w:p w:rsidR="00000000" w:rsidRDefault="004E7C1C" w:rsidP="004E7C1C">
          <w:pPr>
            <w:pStyle w:val="3CD270C5ED5647BD828C4404A7076080"/>
          </w:pPr>
          <w:r>
            <w:rPr>
              <w:rFonts w:asciiTheme="majorHAnsi" w:eastAsiaTheme="majorEastAsia" w:hAnsiTheme="majorHAnsi" w:cstheme="majorBidi"/>
              <w:caps/>
            </w:rPr>
            <w:t>[Введите название организации]</w:t>
          </w:r>
        </w:p>
      </w:docPartBody>
    </w:docPart>
    <w:docPart>
      <w:docPartPr>
        <w:name w:val="32E527697ADE4F50816E28DCF0B0F4E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25DD4CC-8E68-4BDD-8E50-5BB9F45E9513}"/>
      </w:docPartPr>
      <w:docPartBody>
        <w:p w:rsidR="00000000" w:rsidRDefault="004E7C1C" w:rsidP="004E7C1C">
          <w:pPr>
            <w:pStyle w:val="32E527697ADE4F50816E28DCF0B0F4EB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EEFA7DC2B56B4FB5848897CAC19DB2C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4B5E57-FDF7-4FE7-B341-6FF5183ACEE2}"/>
      </w:docPartPr>
      <w:docPartBody>
        <w:p w:rsidR="00000000" w:rsidRDefault="004E7C1C" w:rsidP="004E7C1C">
          <w:pPr>
            <w:pStyle w:val="EEFA7DC2B56B4FB5848897CAC19DB2C9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[Введите 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C1C"/>
    <w:rsid w:val="002D390D"/>
    <w:rsid w:val="004E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7C1C"/>
    <w:rPr>
      <w:color w:val="808080"/>
    </w:rPr>
  </w:style>
  <w:style w:type="paragraph" w:customStyle="1" w:styleId="FFE9AA9F75974AF2968FE70F3B1B80C6">
    <w:name w:val="FFE9AA9F75974AF2968FE70F3B1B80C6"/>
    <w:rsid w:val="004E7C1C"/>
  </w:style>
  <w:style w:type="paragraph" w:customStyle="1" w:styleId="CCA4CE3AF9D84192BC3AD4E19FE0A208">
    <w:name w:val="CCA4CE3AF9D84192BC3AD4E19FE0A208"/>
    <w:rsid w:val="004E7C1C"/>
  </w:style>
  <w:style w:type="paragraph" w:customStyle="1" w:styleId="28C160C680104EAA96E8BCB9AAD382D5">
    <w:name w:val="28C160C680104EAA96E8BCB9AAD382D5"/>
    <w:rsid w:val="004E7C1C"/>
  </w:style>
  <w:style w:type="paragraph" w:customStyle="1" w:styleId="0DF222D32BF741DC990283C66B7CAF22">
    <w:name w:val="0DF222D32BF741DC990283C66B7CAF22"/>
    <w:rsid w:val="004E7C1C"/>
  </w:style>
  <w:style w:type="paragraph" w:customStyle="1" w:styleId="DD9EA67DAF214DA29F0AA17BD1672754">
    <w:name w:val="DD9EA67DAF214DA29F0AA17BD1672754"/>
    <w:rsid w:val="004E7C1C"/>
  </w:style>
  <w:style w:type="paragraph" w:customStyle="1" w:styleId="3CD270C5ED5647BD828C4404A7076080">
    <w:name w:val="3CD270C5ED5647BD828C4404A7076080"/>
    <w:rsid w:val="004E7C1C"/>
  </w:style>
  <w:style w:type="paragraph" w:customStyle="1" w:styleId="32E527697ADE4F50816E28DCF0B0F4EB">
    <w:name w:val="32E527697ADE4F50816E28DCF0B0F4EB"/>
    <w:rsid w:val="004E7C1C"/>
  </w:style>
  <w:style w:type="paragraph" w:customStyle="1" w:styleId="EEFA7DC2B56B4FB5848897CAC19DB2C9">
    <w:name w:val="EEFA7DC2B56B4FB5848897CAC19DB2C9"/>
    <w:rsid w:val="004E7C1C"/>
  </w:style>
  <w:style w:type="paragraph" w:customStyle="1" w:styleId="271F001757A14B7B963181E95031AF91">
    <w:name w:val="271F001757A14B7B963181E95031AF91"/>
    <w:rsid w:val="004E7C1C"/>
  </w:style>
  <w:style w:type="paragraph" w:customStyle="1" w:styleId="B90CDC78307C4727BC98CEF0DABA405D">
    <w:name w:val="B90CDC78307C4727BC98CEF0DABA405D"/>
    <w:rsid w:val="004E7C1C"/>
  </w:style>
  <w:style w:type="paragraph" w:customStyle="1" w:styleId="5FE7504E7FBE46508514FA8DF7E06284">
    <w:name w:val="5FE7504E7FBE46508514FA8DF7E06284"/>
    <w:rsid w:val="004E7C1C"/>
  </w:style>
  <w:style w:type="paragraph" w:customStyle="1" w:styleId="FC99913633E947A0A4707B5A58190A8D">
    <w:name w:val="FC99913633E947A0A4707B5A58190A8D"/>
    <w:rsid w:val="004E7C1C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7C1C"/>
    <w:rPr>
      <w:color w:val="808080"/>
    </w:rPr>
  </w:style>
  <w:style w:type="paragraph" w:customStyle="1" w:styleId="FFE9AA9F75974AF2968FE70F3B1B80C6">
    <w:name w:val="FFE9AA9F75974AF2968FE70F3B1B80C6"/>
    <w:rsid w:val="004E7C1C"/>
  </w:style>
  <w:style w:type="paragraph" w:customStyle="1" w:styleId="CCA4CE3AF9D84192BC3AD4E19FE0A208">
    <w:name w:val="CCA4CE3AF9D84192BC3AD4E19FE0A208"/>
    <w:rsid w:val="004E7C1C"/>
  </w:style>
  <w:style w:type="paragraph" w:customStyle="1" w:styleId="28C160C680104EAA96E8BCB9AAD382D5">
    <w:name w:val="28C160C680104EAA96E8BCB9AAD382D5"/>
    <w:rsid w:val="004E7C1C"/>
  </w:style>
  <w:style w:type="paragraph" w:customStyle="1" w:styleId="0DF222D32BF741DC990283C66B7CAF22">
    <w:name w:val="0DF222D32BF741DC990283C66B7CAF22"/>
    <w:rsid w:val="004E7C1C"/>
  </w:style>
  <w:style w:type="paragraph" w:customStyle="1" w:styleId="DD9EA67DAF214DA29F0AA17BD1672754">
    <w:name w:val="DD9EA67DAF214DA29F0AA17BD1672754"/>
    <w:rsid w:val="004E7C1C"/>
  </w:style>
  <w:style w:type="paragraph" w:customStyle="1" w:styleId="3CD270C5ED5647BD828C4404A7076080">
    <w:name w:val="3CD270C5ED5647BD828C4404A7076080"/>
    <w:rsid w:val="004E7C1C"/>
  </w:style>
  <w:style w:type="paragraph" w:customStyle="1" w:styleId="32E527697ADE4F50816E28DCF0B0F4EB">
    <w:name w:val="32E527697ADE4F50816E28DCF0B0F4EB"/>
    <w:rsid w:val="004E7C1C"/>
  </w:style>
  <w:style w:type="paragraph" w:customStyle="1" w:styleId="EEFA7DC2B56B4FB5848897CAC19DB2C9">
    <w:name w:val="EEFA7DC2B56B4FB5848897CAC19DB2C9"/>
    <w:rsid w:val="004E7C1C"/>
  </w:style>
  <w:style w:type="paragraph" w:customStyle="1" w:styleId="271F001757A14B7B963181E95031AF91">
    <w:name w:val="271F001757A14B7B963181E95031AF91"/>
    <w:rsid w:val="004E7C1C"/>
  </w:style>
  <w:style w:type="paragraph" w:customStyle="1" w:styleId="B90CDC78307C4727BC98CEF0DABA405D">
    <w:name w:val="B90CDC78307C4727BC98CEF0DABA405D"/>
    <w:rsid w:val="004E7C1C"/>
  </w:style>
  <w:style w:type="paragraph" w:customStyle="1" w:styleId="5FE7504E7FBE46508514FA8DF7E06284">
    <w:name w:val="5FE7504E7FBE46508514FA8DF7E06284"/>
    <w:rsid w:val="004E7C1C"/>
  </w:style>
  <w:style w:type="paragraph" w:customStyle="1" w:styleId="FC99913633E947A0A4707B5A58190A8D">
    <w:name w:val="FC99913633E947A0A4707B5A58190A8D"/>
    <w:rsid w:val="004E7C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01.04.207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FB6CD7-DF1D-4599-AF18-F77C2CE054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1491</Words>
  <Characters>8505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Краснодарское высшее военное училище имени Генерала армии С.М. Штеменко</Company>
  <LinksUpToDate>false</LinksUpToDate>
  <CharactersWithSpaces>9977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Доклад</dc:title>
  <dc:subject>Сленг в русском и английском языках</dc:subject>
  <dc:creator>К-т Ельцов М.С. К-т Резанов Н.Д.</dc:creator>
  <cp:keywords/>
  <dc:description/>
  <cp:lastModifiedBy>Пользователь Windows</cp:lastModifiedBy>
  <cp:revision>40</cp:revision>
  <dcterms:created xsi:type="dcterms:W3CDTF">2017-03-21T12:49:00Z</dcterms:created>
  <dcterms:modified xsi:type="dcterms:W3CDTF">2017-03-24T13:39:00Z</dcterms:modified>
</cp:coreProperties>
</file>
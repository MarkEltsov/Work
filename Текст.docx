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1B3" w:rsidRDefault="00B601B3" w:rsidP="00B601B3">
      <w:pPr>
        <w:pStyle w:val="2"/>
        <w:jc w:val="center"/>
      </w:pPr>
      <w:r>
        <w:t>Сленг в английском и русском языках</w:t>
      </w:r>
    </w:p>
    <w:p w:rsidR="00A838A3" w:rsidRPr="00A838A3" w:rsidRDefault="00A838A3" w:rsidP="00A838A3">
      <w:pPr>
        <w:spacing w:after="225" w:line="315" w:lineRule="atLeast"/>
        <w:textAlignment w:val="baseline"/>
        <w:rPr>
          <w:rFonts w:ascii="Arial" w:eastAsia="Times New Roman" w:hAnsi="Arial" w:cs="Arial"/>
          <w:color w:val="2D2A26"/>
          <w:sz w:val="24"/>
          <w:szCs w:val="24"/>
          <w:lang w:eastAsia="ru-RU"/>
        </w:rPr>
      </w:pPr>
      <w:bookmarkStart w:id="0" w:name="_GoBack"/>
      <w:bookmarkEnd w:id="0"/>
      <w:r w:rsidRPr="00A838A3">
        <w:rPr>
          <w:rFonts w:ascii="Arial" w:eastAsia="Times New Roman" w:hAnsi="Arial" w:cs="Arial"/>
          <w:color w:val="2D2A26"/>
          <w:sz w:val="24"/>
          <w:szCs w:val="24"/>
          <w:lang w:eastAsia="ru-RU"/>
        </w:rPr>
        <w:t>Поговорим же мы о той особой форме языка или ненормативной лексике, которую именуют сленгом. В любом абсолютно языке есть термины, которых нет в учебниках, приличных книжках и фильмах.</w:t>
      </w:r>
    </w:p>
    <w:p w:rsidR="00A838A3" w:rsidRPr="00A838A3" w:rsidRDefault="00A838A3" w:rsidP="00A838A3">
      <w:pPr>
        <w:spacing w:after="225" w:line="315" w:lineRule="atLeast"/>
        <w:textAlignment w:val="baseline"/>
        <w:rPr>
          <w:rFonts w:ascii="Arial" w:eastAsia="Times New Roman" w:hAnsi="Arial" w:cs="Arial"/>
          <w:color w:val="2D2A26"/>
          <w:sz w:val="24"/>
          <w:szCs w:val="24"/>
          <w:lang w:eastAsia="ru-RU"/>
        </w:rPr>
      </w:pPr>
      <w:r w:rsidRPr="00A838A3">
        <w:rPr>
          <w:rFonts w:ascii="Arial" w:eastAsia="Times New Roman" w:hAnsi="Arial" w:cs="Arial"/>
          <w:color w:val="2D2A26"/>
          <w:sz w:val="24"/>
          <w:szCs w:val="24"/>
          <w:lang w:eastAsia="ru-RU"/>
        </w:rPr>
        <w:t>Доказано: жаргон существовал и существует в любое время, непрерывно меняется и тесно связан с той социальной или возрастной группой, где применяется. Это чаще всего молодежный язык, так как именно молодежь изолируется от мира взрослых и создает свой мир, со своими законами и даже языком. Но очень быстро такие слова вырываются за пределы молодежной группировки и становятся повсеместными.</w:t>
      </w:r>
    </w:p>
    <w:p w:rsidR="00A838A3" w:rsidRPr="00A838A3" w:rsidRDefault="00A838A3" w:rsidP="00A838A3">
      <w:pPr>
        <w:spacing w:after="225" w:line="315" w:lineRule="atLeast"/>
        <w:textAlignment w:val="baseline"/>
        <w:rPr>
          <w:ins w:id="1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2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Наша задача сегодня – разобраться с особенностями современного английского языка и с тем, нужно ли нам знать вообще молодежный сленг, не достаточно ли просто владеть грамматикой и разговорной речью?</w:t>
        </w:r>
      </w:ins>
    </w:p>
    <w:p w:rsidR="00A838A3" w:rsidRPr="00A838A3" w:rsidRDefault="00A838A3" w:rsidP="00A838A3">
      <w:pPr>
        <w:shd w:val="clear" w:color="auto" w:fill="FFFFFF"/>
        <w:spacing w:after="0" w:line="240" w:lineRule="atLeast"/>
        <w:jc w:val="center"/>
        <w:textAlignment w:val="baseline"/>
        <w:rPr>
          <w:ins w:id="3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r>
        <w:rPr>
          <w:rFonts w:ascii="inherit" w:eastAsia="Times New Roman" w:hAnsi="inherit" w:cs="Arial"/>
          <w:noProof/>
          <w:color w:val="2D2A26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840095" cy="3260725"/>
            <wp:effectExtent l="0" t="0" r="8255" b="0"/>
            <wp:docPr id="18" name="Рисунок 18" descr="Roder в английском сленеге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der в английском сленеге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A3" w:rsidRPr="00A838A3" w:rsidRDefault="00A838A3" w:rsidP="00A838A3">
      <w:pPr>
        <w:shd w:val="clear" w:color="auto" w:fill="FFFFFF"/>
        <w:spacing w:before="30" w:line="315" w:lineRule="atLeast"/>
        <w:jc w:val="center"/>
        <w:textAlignment w:val="baseline"/>
        <w:rPr>
          <w:ins w:id="4" w:author="Unknown"/>
          <w:rFonts w:ascii="inherit" w:eastAsia="Times New Roman" w:hAnsi="inherit" w:cs="Arial"/>
          <w:color w:val="2D2A26"/>
          <w:sz w:val="18"/>
          <w:szCs w:val="18"/>
          <w:lang w:eastAsia="ru-RU"/>
        </w:rPr>
      </w:pPr>
      <w:ins w:id="5" w:author="Unknown">
        <w:r w:rsidRPr="00A838A3">
          <w:rPr>
            <w:rFonts w:ascii="inherit" w:eastAsia="Times New Roman" w:hAnsi="inherit" w:cs="Arial"/>
            <w:color w:val="2D2A26"/>
            <w:sz w:val="18"/>
            <w:szCs w:val="18"/>
            <w:lang w:eastAsia="ru-RU"/>
          </w:rPr>
          <w:t>Не советуем хвастаться знанием этим слов перед незнакомыми людьми, вас могут неправильно понять</w:t>
        </w:r>
      </w:ins>
    </w:p>
    <w:p w:rsidR="00A838A3" w:rsidRPr="00A838A3" w:rsidRDefault="00A838A3" w:rsidP="00A838A3">
      <w:pPr>
        <w:spacing w:after="0" w:line="315" w:lineRule="atLeast"/>
        <w:textAlignment w:val="baseline"/>
        <w:rPr>
          <w:ins w:id="6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</w:p>
    <w:p w:rsidR="00A838A3" w:rsidRPr="00A838A3" w:rsidRDefault="00A838A3" w:rsidP="00A838A3">
      <w:pPr>
        <w:shd w:val="clear" w:color="auto" w:fill="F9F9F9"/>
        <w:spacing w:after="0" w:line="315" w:lineRule="atLeast"/>
        <w:jc w:val="center"/>
        <w:textAlignment w:val="baseline"/>
        <w:rPr>
          <w:ins w:id="7" w:author="Unknown"/>
          <w:rFonts w:ascii="inherit" w:eastAsia="Times New Roman" w:hAnsi="inherit" w:cs="Arial"/>
          <w:b/>
          <w:bCs/>
          <w:color w:val="2D2A26"/>
          <w:sz w:val="23"/>
          <w:szCs w:val="23"/>
          <w:lang w:eastAsia="ru-RU"/>
        </w:rPr>
      </w:pPr>
      <w:ins w:id="8" w:author="Unknown">
        <w:r w:rsidRPr="00A838A3">
          <w:rPr>
            <w:rFonts w:ascii="inherit" w:eastAsia="Times New Roman" w:hAnsi="inherit" w:cs="Arial"/>
            <w:b/>
            <w:bCs/>
            <w:color w:val="2D2A26"/>
            <w:sz w:val="23"/>
            <w:szCs w:val="23"/>
            <w:lang w:eastAsia="ru-RU"/>
          </w:rPr>
          <w:t>Содержание </w:t>
        </w:r>
        <w:r w:rsidRPr="00A838A3">
          <w:rPr>
            <w:rFonts w:ascii="inherit" w:eastAsia="Times New Roman" w:hAnsi="inherit" w:cs="Arial"/>
            <w:color w:val="2D2A26"/>
            <w:sz w:val="21"/>
            <w:szCs w:val="21"/>
            <w:bdr w:val="none" w:sz="0" w:space="0" w:color="auto" w:frame="1"/>
            <w:lang w:eastAsia="ru-RU"/>
          </w:rPr>
          <w:t>[</w:t>
        </w:r>
        <w:r w:rsidRPr="00A838A3">
          <w:rPr>
            <w:rFonts w:ascii="inherit" w:eastAsia="Times New Roman" w:hAnsi="inherit" w:cs="Arial"/>
            <w:color w:val="2D2A26"/>
            <w:sz w:val="21"/>
            <w:szCs w:val="21"/>
            <w:bdr w:val="none" w:sz="0" w:space="0" w:color="auto" w:frame="1"/>
            <w:lang w:eastAsia="ru-RU"/>
          </w:rPr>
          <w:fldChar w:fldCharType="begin"/>
        </w:r>
        <w:r w:rsidRPr="00A838A3">
          <w:rPr>
            <w:rFonts w:ascii="inherit" w:eastAsia="Times New Roman" w:hAnsi="inherit" w:cs="Arial"/>
            <w:color w:val="2D2A26"/>
            <w:sz w:val="21"/>
            <w:szCs w:val="21"/>
            <w:bdr w:val="none" w:sz="0" w:space="0" w:color="auto" w:frame="1"/>
            <w:lang w:eastAsia="ru-RU"/>
          </w:rPr>
          <w:instrText xml:space="preserve"> HYPERLINK "http://englishfull.ru/znat/angliysky-sleng.html" </w:instrText>
        </w:r>
        <w:r w:rsidRPr="00A838A3">
          <w:rPr>
            <w:rFonts w:ascii="inherit" w:eastAsia="Times New Roman" w:hAnsi="inherit" w:cs="Arial"/>
            <w:color w:val="2D2A26"/>
            <w:sz w:val="21"/>
            <w:szCs w:val="21"/>
            <w:bdr w:val="none" w:sz="0" w:space="0" w:color="auto" w:frame="1"/>
            <w:lang w:eastAsia="ru-RU"/>
          </w:rPr>
          <w:fldChar w:fldCharType="separate"/>
        </w:r>
        <w:r w:rsidRPr="00A838A3">
          <w:rPr>
            <w:rFonts w:ascii="inherit" w:eastAsia="Times New Roman" w:hAnsi="inherit" w:cs="Arial"/>
            <w:color w:val="2D2A26"/>
            <w:sz w:val="21"/>
            <w:szCs w:val="21"/>
            <w:u w:val="single"/>
            <w:bdr w:val="none" w:sz="0" w:space="0" w:color="auto" w:frame="1"/>
            <w:lang w:eastAsia="ru-RU"/>
          </w:rPr>
          <w:t>скрыть</w:t>
        </w:r>
        <w:r w:rsidRPr="00A838A3">
          <w:rPr>
            <w:rFonts w:ascii="inherit" w:eastAsia="Times New Roman" w:hAnsi="inherit" w:cs="Arial"/>
            <w:color w:val="2D2A26"/>
            <w:sz w:val="21"/>
            <w:szCs w:val="21"/>
            <w:bdr w:val="none" w:sz="0" w:space="0" w:color="auto" w:frame="1"/>
            <w:lang w:eastAsia="ru-RU"/>
          </w:rPr>
          <w:fldChar w:fldCharType="end"/>
        </w:r>
        <w:r w:rsidRPr="00A838A3">
          <w:rPr>
            <w:rFonts w:ascii="inherit" w:eastAsia="Times New Roman" w:hAnsi="inherit" w:cs="Arial"/>
            <w:color w:val="2D2A26"/>
            <w:sz w:val="21"/>
            <w:szCs w:val="21"/>
            <w:bdr w:val="none" w:sz="0" w:space="0" w:color="auto" w:frame="1"/>
            <w:lang w:eastAsia="ru-RU"/>
          </w:rPr>
          <w:t>]</w:t>
        </w:r>
      </w:ins>
    </w:p>
    <w:p w:rsidR="00A838A3" w:rsidRPr="00A838A3" w:rsidRDefault="00A838A3" w:rsidP="00A838A3">
      <w:pPr>
        <w:numPr>
          <w:ilvl w:val="0"/>
          <w:numId w:val="1"/>
        </w:numPr>
        <w:shd w:val="clear" w:color="auto" w:fill="F9F9F9"/>
        <w:spacing w:after="0" w:line="315" w:lineRule="atLeast"/>
        <w:ind w:left="0"/>
        <w:textAlignment w:val="baseline"/>
        <w:rPr>
          <w:ins w:id="9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10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begin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instrText xml:space="preserve"> HYPERLINK "http://englishfull.ru/znat/angliysky-sleng.html" \l "i" </w:instrTex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separate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Сленг – не мода, а порождение жизни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end"/>
        </w:r>
      </w:ins>
    </w:p>
    <w:p w:rsidR="00A838A3" w:rsidRPr="00A838A3" w:rsidRDefault="00A838A3" w:rsidP="00A838A3">
      <w:pPr>
        <w:numPr>
          <w:ilvl w:val="1"/>
          <w:numId w:val="1"/>
        </w:numPr>
        <w:shd w:val="clear" w:color="auto" w:fill="F9F9F9"/>
        <w:spacing w:after="0" w:line="315" w:lineRule="atLeast"/>
        <w:ind w:left="360"/>
        <w:textAlignment w:val="baseline"/>
        <w:rPr>
          <w:ins w:id="11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12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begin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instrText xml:space="preserve"> HYPERLINK "http://englishfull.ru/znat/angliysky-sleng.html" \l "i-2" </w:instrTex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separate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Грамматические особенности английского сленга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end"/>
        </w:r>
      </w:ins>
    </w:p>
    <w:p w:rsidR="00A838A3" w:rsidRPr="00A838A3" w:rsidRDefault="00A838A3" w:rsidP="00A838A3">
      <w:pPr>
        <w:numPr>
          <w:ilvl w:val="1"/>
          <w:numId w:val="1"/>
        </w:numPr>
        <w:shd w:val="clear" w:color="auto" w:fill="F9F9F9"/>
        <w:spacing w:after="0" w:line="315" w:lineRule="atLeast"/>
        <w:ind w:left="360"/>
        <w:textAlignment w:val="baseline"/>
        <w:rPr>
          <w:ins w:id="13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14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begin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instrText xml:space="preserve"> HYPERLINK "http://englishfull.ru/znat/angliysky-sleng.html" \l "i-3" </w:instrTex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separate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Когда пишете и говорите, будьте внимательны!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end"/>
        </w:r>
      </w:ins>
    </w:p>
    <w:p w:rsidR="00A838A3" w:rsidRPr="00A838A3" w:rsidRDefault="00A838A3" w:rsidP="00A838A3">
      <w:pPr>
        <w:numPr>
          <w:ilvl w:val="1"/>
          <w:numId w:val="1"/>
        </w:numPr>
        <w:shd w:val="clear" w:color="auto" w:fill="F9F9F9"/>
        <w:spacing w:after="0" w:line="315" w:lineRule="atLeast"/>
        <w:ind w:left="360"/>
        <w:textAlignment w:val="baseline"/>
        <w:rPr>
          <w:ins w:id="15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16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begin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instrText xml:space="preserve"> HYPERLINK "http://englishfull.ru/znat/angliysky-sleng.html" \l "i-4" </w:instrTex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separate"/>
        </w:r>
        <w:proofErr w:type="gram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Полезная</w:t>
        </w:r>
        <w:proofErr w:type="gramEnd"/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инфомация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для отъезжающих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end"/>
        </w:r>
      </w:ins>
    </w:p>
    <w:p w:rsidR="00A838A3" w:rsidRPr="00A838A3" w:rsidRDefault="00A838A3" w:rsidP="00A838A3">
      <w:pPr>
        <w:numPr>
          <w:ilvl w:val="1"/>
          <w:numId w:val="1"/>
        </w:numPr>
        <w:shd w:val="clear" w:color="auto" w:fill="F9F9F9"/>
        <w:spacing w:after="0" w:line="315" w:lineRule="atLeast"/>
        <w:ind w:left="360"/>
        <w:textAlignment w:val="baseline"/>
        <w:rPr>
          <w:ins w:id="17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18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begin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instrText xml:space="preserve"> HYPERLINK "http://englishfull.ru/znat/angliysky-sleng.html" \l "i-5" </w:instrTex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separate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Англичане и американцы часто не понимают друг друга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end"/>
        </w:r>
      </w:ins>
    </w:p>
    <w:p w:rsidR="00A838A3" w:rsidRPr="00A838A3" w:rsidRDefault="00A838A3" w:rsidP="00A838A3">
      <w:pPr>
        <w:numPr>
          <w:ilvl w:val="1"/>
          <w:numId w:val="1"/>
        </w:numPr>
        <w:shd w:val="clear" w:color="auto" w:fill="F9F9F9"/>
        <w:spacing w:line="315" w:lineRule="atLeast"/>
        <w:ind w:left="360"/>
        <w:textAlignment w:val="baseline"/>
        <w:rPr>
          <w:ins w:id="19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20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begin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instrText xml:space="preserve"> HYPERLINK "http://englishfull.ru/znat/angliysky-sleng.html" \l "i-6" </w:instrTex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separate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Выводы и советы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fldChar w:fldCharType="end"/>
        </w:r>
      </w:ins>
    </w:p>
    <w:p w:rsidR="00A838A3" w:rsidRPr="00A838A3" w:rsidRDefault="00A838A3" w:rsidP="00A838A3">
      <w:pPr>
        <w:spacing w:after="0" w:line="240" w:lineRule="auto"/>
        <w:jc w:val="center"/>
        <w:textAlignment w:val="baseline"/>
        <w:outlineLvl w:val="1"/>
        <w:rPr>
          <w:ins w:id="21" w:author="Unknown"/>
          <w:rFonts w:ascii="Arial" w:eastAsia="Times New Roman" w:hAnsi="Arial" w:cs="Arial"/>
          <w:color w:val="2D2A26"/>
          <w:sz w:val="39"/>
          <w:szCs w:val="39"/>
          <w:lang w:eastAsia="ru-RU"/>
        </w:rPr>
      </w:pPr>
      <w:ins w:id="22" w:author="Unknown">
        <w:r w:rsidRPr="00A838A3">
          <w:rPr>
            <w:rFonts w:ascii="inherit" w:eastAsia="Times New Roman" w:hAnsi="inherit" w:cs="Arial"/>
            <w:color w:val="2D2A26"/>
            <w:sz w:val="39"/>
            <w:szCs w:val="39"/>
            <w:bdr w:val="none" w:sz="0" w:space="0" w:color="auto" w:frame="1"/>
            <w:lang w:eastAsia="ru-RU"/>
          </w:rPr>
          <w:t>Сленг – не мода, а порождение жизни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23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24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lastRenderedPageBreak/>
          <w:t>Если сегодня выпущено такое количество исследований по молодежному сленгу и словарей, значит все-таки это кому-то нужно? А может быть, если и нужно, то только молодым?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25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26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Судите сами: вы вращаетесь в молодежной среде, допустим, преподаете английский в школе. Но понимания между вами и учениками нет, все ограничивается вопросами-ответами, вашей раздражительностью и насмешливостью школьников. Может быть, к вашей спине и не прилепят бумажку с обидной надписью и не подсунут кнопки на стул, но все равно вы периодически слышите брошенные в след непонятные слова, а порой и смешки, ведь так? И это выводит вас еще больше, наполняет подозрительностью и мизантропией.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27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28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Ну а если бы вы, вместо обид, вдруг однажды ввернули в диалог с учеником какое-то сленговое словцо, или просто среагировали правильно на их «албанский», дав понять, что вы его знаете? Представляете, какая бы тишина повисла бы в классе и как зауважали бы вас школьники? Это не значит, что вы допустите панибратство, и впредь будете сыпать этими словами, позабыв о предмете (какой же вы учитель тогда?) Но ученики определенно перестанут считать вас «старой калошей».</w:t>
        </w:r>
      </w:ins>
    </w:p>
    <w:p w:rsidR="00A838A3" w:rsidRPr="00A838A3" w:rsidRDefault="00A838A3" w:rsidP="00A838A3">
      <w:pPr>
        <w:spacing w:after="0" w:line="315" w:lineRule="atLeast"/>
        <w:textAlignment w:val="baseline"/>
        <w:rPr>
          <w:ins w:id="29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30" w:author="Unknown">
        <w:r w:rsidRPr="00A838A3">
          <w:rPr>
            <w:rFonts w:ascii="inherit" w:eastAsia="Times New Roman" w:hAnsi="inherit" w:cs="Arial"/>
            <w:i/>
            <w:iCs/>
            <w:color w:val="2D2A26"/>
            <w:sz w:val="27"/>
            <w:szCs w:val="27"/>
            <w:bdr w:val="none" w:sz="0" w:space="0" w:color="auto" w:frame="1"/>
            <w:lang w:eastAsia="ru-RU"/>
          </w:rPr>
          <w:t>Историческая справка: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31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32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Как известно, сленг применял даже А.</w:t>
        </w:r>
        <w:proofErr w:type="gram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С</w:t>
        </w:r>
        <w:proofErr w:type="gram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</w:t>
        </w:r>
        <w:proofErr w:type="gram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Пушкин</w:t>
        </w:r>
        <w:proofErr w:type="gram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, причем в сравнении с ним любой «</w:t>
        </w:r>
        <w:proofErr w:type="spell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англицкий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» сленг покажется детским лепетом.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33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34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Н. Г. </w:t>
        </w:r>
        <w:proofErr w:type="spell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Помяловский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в книге «Очерки бурсы», рассказал о применении сленга… в духовной семинарии Петербурга позапрошлого века. Вот какие слова применяли будущие священнослужители:</w:t>
        </w:r>
      </w:ins>
    </w:p>
    <w:p w:rsidR="00A838A3" w:rsidRPr="00A838A3" w:rsidRDefault="00A838A3" w:rsidP="00A838A3">
      <w:pPr>
        <w:spacing w:after="0" w:line="315" w:lineRule="atLeast"/>
        <w:textAlignment w:val="baseline"/>
        <w:rPr>
          <w:ins w:id="35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r>
        <w:rPr>
          <w:rFonts w:ascii="inherit" w:eastAsia="Times New Roman" w:hAnsi="inherit" w:cs="Arial"/>
          <w:noProof/>
          <w:color w:val="2D2A26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3252470" cy="2105025"/>
            <wp:effectExtent l="0" t="0" r="5080" b="9525"/>
            <wp:docPr id="17" name="Рисунок 17" descr="Как будет жиза по английски сленг?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к будет жиза по английски сленг?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A3" w:rsidRPr="00A838A3" w:rsidRDefault="00A838A3" w:rsidP="00A838A3">
      <w:pPr>
        <w:numPr>
          <w:ilvl w:val="0"/>
          <w:numId w:val="2"/>
        </w:numPr>
        <w:spacing w:after="150" w:line="315" w:lineRule="atLeast"/>
        <w:ind w:left="0"/>
        <w:textAlignment w:val="baseline"/>
        <w:rPr>
          <w:ins w:id="36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37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бурса — семинария</w:t>
        </w:r>
      </w:ins>
    </w:p>
    <w:p w:rsidR="00A838A3" w:rsidRPr="00A838A3" w:rsidRDefault="00A838A3" w:rsidP="00A838A3">
      <w:pPr>
        <w:numPr>
          <w:ilvl w:val="0"/>
          <w:numId w:val="2"/>
        </w:numPr>
        <w:spacing w:after="150" w:line="315" w:lineRule="atLeast"/>
        <w:ind w:left="0"/>
        <w:textAlignment w:val="baseline"/>
        <w:rPr>
          <w:ins w:id="38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39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зафундовать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угостить</w:t>
        </w:r>
      </w:ins>
    </w:p>
    <w:p w:rsidR="00A838A3" w:rsidRPr="00A838A3" w:rsidRDefault="00A838A3" w:rsidP="00A838A3">
      <w:pPr>
        <w:numPr>
          <w:ilvl w:val="0"/>
          <w:numId w:val="2"/>
        </w:numPr>
        <w:spacing w:after="150" w:line="315" w:lineRule="atLeast"/>
        <w:ind w:left="0"/>
        <w:textAlignment w:val="baseline"/>
        <w:rPr>
          <w:ins w:id="40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41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фидуция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gram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–п</w:t>
        </w:r>
        <w:proofErr w:type="gram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редприятие</w:t>
        </w:r>
      </w:ins>
    </w:p>
    <w:p w:rsidR="00A838A3" w:rsidRPr="00A838A3" w:rsidRDefault="00A838A3" w:rsidP="00A838A3">
      <w:pPr>
        <w:numPr>
          <w:ilvl w:val="0"/>
          <w:numId w:val="2"/>
        </w:numPr>
        <w:spacing w:after="150" w:line="315" w:lineRule="atLeast"/>
        <w:ind w:left="0"/>
        <w:textAlignment w:val="baseline"/>
        <w:rPr>
          <w:ins w:id="42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43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куля – товарищ</w:t>
        </w:r>
      </w:ins>
    </w:p>
    <w:p w:rsidR="00A838A3" w:rsidRPr="00A838A3" w:rsidRDefault="00A838A3" w:rsidP="00A838A3">
      <w:pPr>
        <w:numPr>
          <w:ilvl w:val="0"/>
          <w:numId w:val="2"/>
        </w:numPr>
        <w:spacing w:after="150" w:line="315" w:lineRule="atLeast"/>
        <w:ind w:left="0"/>
        <w:textAlignment w:val="baseline"/>
        <w:rPr>
          <w:ins w:id="44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45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штрам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куля – хороший товарищ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46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47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Разумеется, сегодня такие слова являются глубоким архаизмом.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48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49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lastRenderedPageBreak/>
          <w:t>Молодежный сленг непрерывно изменяется и тесно связан с историей и особенностями культуры страны. Он часто возникает там, где происходит протестное молодежное движение против чего-то.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50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51" w:author="Unknown">
        <w:r w:rsidRPr="00A838A3">
          <w:rPr>
            <w:rFonts w:ascii="Arial" w:eastAsia="Times New Roman" w:hAnsi="Arial" w:cs="Arial"/>
            <w:b/>
            <w:bCs/>
            <w:color w:val="2D2A26"/>
            <w:sz w:val="24"/>
            <w:szCs w:val="24"/>
            <w:lang w:eastAsia="ru-RU"/>
          </w:rPr>
          <w:t>Основные источники нашего молодежного сленга</w:t>
        </w:r>
      </w:ins>
    </w:p>
    <w:p w:rsidR="00A838A3" w:rsidRPr="00A838A3" w:rsidRDefault="00A838A3" w:rsidP="00A838A3">
      <w:pPr>
        <w:numPr>
          <w:ilvl w:val="0"/>
          <w:numId w:val="3"/>
        </w:numPr>
        <w:spacing w:after="150" w:line="315" w:lineRule="atLeast"/>
        <w:ind w:left="0"/>
        <w:textAlignment w:val="baseline"/>
        <w:rPr>
          <w:ins w:id="52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53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тюремнолагерная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тематика (50 –е года);</w:t>
        </w:r>
      </w:ins>
      <w:r>
        <w:rPr>
          <w:rFonts w:ascii="inherit" w:eastAsia="Times New Roman" w:hAnsi="inherit" w:cs="Arial"/>
          <w:noProof/>
          <w:color w:val="2D2A26"/>
          <w:sz w:val="24"/>
          <w:szCs w:val="24"/>
          <w:lang w:eastAsia="ru-RU"/>
        </w:rPr>
        <w:drawing>
          <wp:inline distT="0" distB="0" distL="0" distR="0">
            <wp:extent cx="3062605" cy="1949450"/>
            <wp:effectExtent l="0" t="0" r="4445" b="0"/>
            <wp:docPr id="16" name="Рисунок 16" descr="Сленг английский язык с перевод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ленг английский язык с переводо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A3" w:rsidRPr="00A838A3" w:rsidRDefault="00A838A3" w:rsidP="00A838A3">
      <w:pPr>
        <w:numPr>
          <w:ilvl w:val="0"/>
          <w:numId w:val="3"/>
        </w:numPr>
        <w:spacing w:after="150" w:line="315" w:lineRule="atLeast"/>
        <w:ind w:left="0"/>
        <w:textAlignment w:val="baseline"/>
        <w:rPr>
          <w:ins w:id="54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55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движение хиппи, романтика гор, космоса (60-е, 70-е гг.);</w:t>
        </w:r>
      </w:ins>
    </w:p>
    <w:p w:rsidR="00A838A3" w:rsidRPr="00A838A3" w:rsidRDefault="00A838A3" w:rsidP="00A838A3">
      <w:pPr>
        <w:numPr>
          <w:ilvl w:val="0"/>
          <w:numId w:val="3"/>
        </w:numPr>
        <w:spacing w:after="150" w:line="315" w:lineRule="atLeast"/>
        <w:ind w:left="0"/>
        <w:textAlignment w:val="baseline"/>
        <w:rPr>
          <w:ins w:id="56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57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движение андеграунд (80-е – начало 90-х гг.);</w:t>
        </w:r>
      </w:ins>
    </w:p>
    <w:p w:rsidR="00A838A3" w:rsidRPr="00A838A3" w:rsidRDefault="00A838A3" w:rsidP="00A838A3">
      <w:pPr>
        <w:numPr>
          <w:ilvl w:val="0"/>
          <w:numId w:val="3"/>
        </w:numPr>
        <w:spacing w:after="150" w:line="315" w:lineRule="atLeast"/>
        <w:ind w:left="0"/>
        <w:textAlignment w:val="baseline"/>
        <w:rPr>
          <w:ins w:id="58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59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неформальные молодежные группировки (90-е, начало 2000-х);</w:t>
        </w:r>
      </w:ins>
    </w:p>
    <w:p w:rsidR="00A838A3" w:rsidRPr="00A838A3" w:rsidRDefault="00A838A3" w:rsidP="00A838A3">
      <w:pPr>
        <w:numPr>
          <w:ilvl w:val="0"/>
          <w:numId w:val="3"/>
        </w:numPr>
        <w:spacing w:after="150" w:line="315" w:lineRule="atLeast"/>
        <w:ind w:left="0"/>
        <w:textAlignment w:val="baseline"/>
        <w:rPr>
          <w:ins w:id="60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61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компьютеризация и «американизация» жизни (2000-е и по наши дни)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62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63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64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65" w:author="Unknown">
        <w:r w:rsidRPr="00A838A3">
          <w:rPr>
            <w:rFonts w:ascii="Arial" w:eastAsia="Times New Roman" w:hAnsi="Arial" w:cs="Arial"/>
            <w:b/>
            <w:bCs/>
            <w:color w:val="2D2A26"/>
            <w:sz w:val="24"/>
            <w:szCs w:val="24"/>
            <w:lang w:eastAsia="ru-RU"/>
          </w:rPr>
          <w:t>Основные языковые источники американского сленга:</w:t>
        </w:r>
      </w:ins>
    </w:p>
    <w:p w:rsidR="00A838A3" w:rsidRPr="00A838A3" w:rsidRDefault="00A838A3" w:rsidP="00A838A3">
      <w:pPr>
        <w:shd w:val="clear" w:color="auto" w:fill="FFFFFF"/>
        <w:spacing w:after="0" w:line="240" w:lineRule="atLeast"/>
        <w:jc w:val="center"/>
        <w:textAlignment w:val="baseline"/>
        <w:rPr>
          <w:ins w:id="66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r>
        <w:rPr>
          <w:rFonts w:ascii="inherit" w:eastAsia="Times New Roman" w:hAnsi="inherit" w:cs="Arial"/>
          <w:noProof/>
          <w:color w:val="2D2A26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3536950" cy="2286000"/>
            <wp:effectExtent l="0" t="0" r="6350" b="0"/>
            <wp:docPr id="15" name="Рисунок 15" descr="Статья на тему молодежный американский сленг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атья на тему молодежный американский сленг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A3" w:rsidRPr="00A838A3" w:rsidRDefault="00A838A3" w:rsidP="00A838A3">
      <w:pPr>
        <w:shd w:val="clear" w:color="auto" w:fill="FFFFFF"/>
        <w:spacing w:before="30" w:line="315" w:lineRule="atLeast"/>
        <w:jc w:val="center"/>
        <w:textAlignment w:val="baseline"/>
        <w:rPr>
          <w:ins w:id="67" w:author="Unknown"/>
          <w:rFonts w:ascii="inherit" w:eastAsia="Times New Roman" w:hAnsi="inherit" w:cs="Arial"/>
          <w:color w:val="2D2A26"/>
          <w:sz w:val="18"/>
          <w:szCs w:val="18"/>
          <w:lang w:eastAsia="ru-RU"/>
        </w:rPr>
      </w:pPr>
      <w:ins w:id="68" w:author="Unknown">
        <w:r w:rsidRPr="00A838A3">
          <w:rPr>
            <w:rFonts w:ascii="inherit" w:eastAsia="Times New Roman" w:hAnsi="inherit" w:cs="Arial"/>
            <w:color w:val="2D2A26"/>
            <w:sz w:val="18"/>
            <w:szCs w:val="18"/>
            <w:lang w:eastAsia="ru-RU"/>
          </w:rPr>
          <w:t>Американский сленг</w:t>
        </w:r>
      </w:ins>
    </w:p>
    <w:p w:rsidR="00A838A3" w:rsidRPr="00A838A3" w:rsidRDefault="00A838A3" w:rsidP="00A838A3">
      <w:pPr>
        <w:numPr>
          <w:ilvl w:val="0"/>
          <w:numId w:val="4"/>
        </w:numPr>
        <w:spacing w:after="150" w:line="315" w:lineRule="atLeast"/>
        <w:ind w:left="0"/>
        <w:textAlignment w:val="baseline"/>
        <w:rPr>
          <w:ins w:id="69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70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иммигранты</w:t>
        </w:r>
      </w:ins>
    </w:p>
    <w:p w:rsidR="00A838A3" w:rsidRPr="00A838A3" w:rsidRDefault="00A838A3" w:rsidP="00A838A3">
      <w:pPr>
        <w:numPr>
          <w:ilvl w:val="0"/>
          <w:numId w:val="4"/>
        </w:numPr>
        <w:spacing w:after="150" w:line="315" w:lineRule="atLeast"/>
        <w:ind w:left="0"/>
        <w:textAlignment w:val="baseline"/>
        <w:rPr>
          <w:ins w:id="71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72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битники, бродяги, хиппи</w:t>
        </w:r>
      </w:ins>
    </w:p>
    <w:p w:rsidR="00A838A3" w:rsidRPr="00A838A3" w:rsidRDefault="00A838A3" w:rsidP="00A838A3">
      <w:pPr>
        <w:numPr>
          <w:ilvl w:val="0"/>
          <w:numId w:val="4"/>
        </w:numPr>
        <w:spacing w:after="150" w:line="315" w:lineRule="atLeast"/>
        <w:ind w:left="0"/>
        <w:textAlignment w:val="baseline"/>
        <w:rPr>
          <w:ins w:id="73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74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наркоманы, преступный мир</w:t>
        </w:r>
      </w:ins>
    </w:p>
    <w:p w:rsidR="00A838A3" w:rsidRPr="00A838A3" w:rsidRDefault="00A838A3" w:rsidP="00A838A3">
      <w:pPr>
        <w:numPr>
          <w:ilvl w:val="0"/>
          <w:numId w:val="4"/>
        </w:numPr>
        <w:spacing w:after="150" w:line="315" w:lineRule="atLeast"/>
        <w:ind w:left="0"/>
        <w:textAlignment w:val="baseline"/>
        <w:rPr>
          <w:ins w:id="75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76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армия, флот</w:t>
        </w:r>
      </w:ins>
    </w:p>
    <w:p w:rsidR="00A838A3" w:rsidRPr="00A838A3" w:rsidRDefault="00A838A3" w:rsidP="00A838A3">
      <w:pPr>
        <w:numPr>
          <w:ilvl w:val="0"/>
          <w:numId w:val="4"/>
        </w:numPr>
        <w:spacing w:after="150" w:line="315" w:lineRule="atLeast"/>
        <w:ind w:left="0"/>
        <w:textAlignment w:val="baseline"/>
        <w:rPr>
          <w:ins w:id="77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78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бизнес</w:t>
        </w:r>
      </w:ins>
    </w:p>
    <w:p w:rsidR="00A838A3" w:rsidRPr="00A838A3" w:rsidRDefault="00A838A3" w:rsidP="00A838A3">
      <w:pPr>
        <w:numPr>
          <w:ilvl w:val="0"/>
          <w:numId w:val="4"/>
        </w:numPr>
        <w:spacing w:after="150" w:line="315" w:lineRule="atLeast"/>
        <w:ind w:left="0"/>
        <w:textAlignment w:val="baseline"/>
        <w:rPr>
          <w:ins w:id="79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80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lastRenderedPageBreak/>
          <w:t>студенты, школьники, тинэйджеры</w:t>
        </w:r>
      </w:ins>
    </w:p>
    <w:p w:rsidR="00A838A3" w:rsidRPr="00A838A3" w:rsidRDefault="00A838A3" w:rsidP="00A838A3">
      <w:pPr>
        <w:numPr>
          <w:ilvl w:val="0"/>
          <w:numId w:val="4"/>
        </w:numPr>
        <w:spacing w:after="150" w:line="315" w:lineRule="atLeast"/>
        <w:ind w:left="0"/>
        <w:textAlignment w:val="baseline"/>
        <w:rPr>
          <w:ins w:id="81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82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джазовая  и ультрасовременная музыка</w:t>
        </w:r>
      </w:ins>
    </w:p>
    <w:p w:rsidR="00A838A3" w:rsidRPr="00A838A3" w:rsidRDefault="00A838A3" w:rsidP="00A838A3">
      <w:pPr>
        <w:numPr>
          <w:ilvl w:val="0"/>
          <w:numId w:val="4"/>
        </w:numPr>
        <w:spacing w:after="150" w:line="315" w:lineRule="atLeast"/>
        <w:ind w:left="0"/>
        <w:textAlignment w:val="baseline"/>
        <w:rPr>
          <w:ins w:id="83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84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спорт (американский футбол, бейсбол и пр.)</w:t>
        </w:r>
      </w:ins>
    </w:p>
    <w:p w:rsidR="00A838A3" w:rsidRPr="00A838A3" w:rsidRDefault="00A838A3" w:rsidP="00A838A3">
      <w:pPr>
        <w:numPr>
          <w:ilvl w:val="0"/>
          <w:numId w:val="4"/>
        </w:numPr>
        <w:spacing w:after="150" w:line="315" w:lineRule="atLeast"/>
        <w:ind w:left="0"/>
        <w:textAlignment w:val="baseline"/>
        <w:rPr>
          <w:ins w:id="85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86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фильмы Голливуда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87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88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Как видите, истоки современного российского сленга и английского несколько разнятся. Наш сленг можно назвать  более культурным, он замешан на пословицах и словесных каламбурах. Мне очень понравились  такие «переделки»:</w:t>
        </w:r>
      </w:ins>
    </w:p>
    <w:p w:rsidR="00A838A3" w:rsidRPr="00A838A3" w:rsidRDefault="00A838A3" w:rsidP="00A838A3">
      <w:pPr>
        <w:numPr>
          <w:ilvl w:val="0"/>
          <w:numId w:val="5"/>
        </w:numPr>
        <w:spacing w:after="150" w:line="315" w:lineRule="atLeast"/>
        <w:ind w:left="0"/>
        <w:textAlignment w:val="baseline"/>
        <w:rPr>
          <w:ins w:id="89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90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В Воронеж как-то бог послал кусочек сыра…</w:t>
        </w:r>
      </w:ins>
    </w:p>
    <w:p w:rsidR="00A838A3" w:rsidRPr="00A838A3" w:rsidRDefault="00A838A3" w:rsidP="00A838A3">
      <w:pPr>
        <w:numPr>
          <w:ilvl w:val="0"/>
          <w:numId w:val="5"/>
        </w:numPr>
        <w:spacing w:after="150" w:line="315" w:lineRule="atLeast"/>
        <w:ind w:left="0"/>
        <w:textAlignment w:val="baseline"/>
        <w:rPr>
          <w:ins w:id="91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92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Лучше Познер, чем никогда</w:t>
        </w:r>
        <w:proofErr w:type="gram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!.</w:t>
        </w:r>
        <w:proofErr w:type="gramEnd"/>
      </w:ins>
    </w:p>
    <w:p w:rsidR="00A838A3" w:rsidRPr="00A838A3" w:rsidRDefault="00A838A3" w:rsidP="00A838A3">
      <w:pPr>
        <w:numPr>
          <w:ilvl w:val="0"/>
          <w:numId w:val="5"/>
        </w:numPr>
        <w:spacing w:after="150" w:line="315" w:lineRule="atLeast"/>
        <w:ind w:left="0"/>
        <w:textAlignment w:val="baseline"/>
        <w:rPr>
          <w:ins w:id="93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94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Мы рождены, чтоб Кафку сделать былью!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95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96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Поверьте, если мы выращены на «великом» и «могучем», и  истоки  нашего мата берут начало с самой поэзии Пушкина, то неужели нам не под силу одолеть английский сленг? </w:t>
        </w:r>
      </w:ins>
      <w:r>
        <w:rPr>
          <w:rFonts w:ascii="Arial" w:eastAsia="Times New Roman" w:hAnsi="Arial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4" name="Прямоугольник 14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4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A838A3" w:rsidRPr="00A838A3" w:rsidRDefault="00A838A3" w:rsidP="00A838A3">
      <w:pPr>
        <w:spacing w:after="0" w:line="240" w:lineRule="auto"/>
        <w:jc w:val="center"/>
        <w:textAlignment w:val="baseline"/>
        <w:outlineLvl w:val="2"/>
        <w:rPr>
          <w:ins w:id="97" w:author="Unknown"/>
          <w:rFonts w:ascii="Arial" w:eastAsia="Times New Roman" w:hAnsi="Arial" w:cs="Arial"/>
          <w:color w:val="2D2A26"/>
          <w:sz w:val="33"/>
          <w:szCs w:val="33"/>
          <w:lang w:eastAsia="ru-RU"/>
        </w:rPr>
      </w:pPr>
      <w:ins w:id="98" w:author="Unknown">
        <w:r w:rsidRPr="00A838A3">
          <w:rPr>
            <w:rFonts w:ascii="inherit" w:eastAsia="Times New Roman" w:hAnsi="inherit" w:cs="Arial"/>
            <w:color w:val="2D2A26"/>
            <w:sz w:val="33"/>
            <w:szCs w:val="33"/>
            <w:bdr w:val="none" w:sz="0" w:space="0" w:color="auto" w:frame="1"/>
            <w:lang w:eastAsia="ru-RU"/>
          </w:rPr>
          <w:t>Грамматические особенности английского сленга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99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00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Различия между английской грамматикой и разговорной речью, вы можете почувствовать сразу, приехав в англоязычную страну. Такие сокращения можно считать элементами сленга:</w:t>
        </w:r>
      </w:ins>
    </w:p>
    <w:p w:rsidR="00A838A3" w:rsidRPr="00A838A3" w:rsidRDefault="00A838A3" w:rsidP="00A838A3">
      <w:pPr>
        <w:spacing w:after="0" w:line="315" w:lineRule="atLeast"/>
        <w:textAlignment w:val="baseline"/>
        <w:rPr>
          <w:ins w:id="101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r>
        <w:rPr>
          <w:rFonts w:ascii="inherit" w:eastAsia="Times New Roman" w:hAnsi="inherit" w:cs="Arial"/>
          <w:noProof/>
          <w:color w:val="2D2A26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4097655" cy="2855595"/>
            <wp:effectExtent l="0" t="0" r="0" b="1905"/>
            <wp:docPr id="13" name="Рисунок 13" descr="Английский молодежный сленг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нглийский молодежный сленг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A3" w:rsidRPr="00A838A3" w:rsidRDefault="00A838A3" w:rsidP="00A838A3">
      <w:pPr>
        <w:numPr>
          <w:ilvl w:val="0"/>
          <w:numId w:val="6"/>
        </w:numPr>
        <w:spacing w:after="150" w:line="315" w:lineRule="atLeast"/>
        <w:ind w:left="0"/>
        <w:textAlignment w:val="baseline"/>
        <w:rPr>
          <w:ins w:id="102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03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gonna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going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to</w:t>
        </w:r>
        <w:proofErr w:type="spellEnd"/>
      </w:ins>
    </w:p>
    <w:p w:rsidR="00A838A3" w:rsidRPr="00A838A3" w:rsidRDefault="00A838A3" w:rsidP="00A838A3">
      <w:pPr>
        <w:numPr>
          <w:ilvl w:val="0"/>
          <w:numId w:val="6"/>
        </w:numPr>
        <w:spacing w:after="150" w:line="315" w:lineRule="atLeast"/>
        <w:ind w:left="0"/>
        <w:textAlignment w:val="baseline"/>
        <w:rPr>
          <w:ins w:id="104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05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wanna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want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to</w:t>
        </w:r>
        <w:proofErr w:type="spellEnd"/>
      </w:ins>
    </w:p>
    <w:p w:rsidR="00A838A3" w:rsidRPr="00A838A3" w:rsidRDefault="00A838A3" w:rsidP="00A838A3">
      <w:pPr>
        <w:numPr>
          <w:ilvl w:val="0"/>
          <w:numId w:val="6"/>
        </w:numPr>
        <w:spacing w:after="150" w:line="315" w:lineRule="atLeast"/>
        <w:ind w:left="0"/>
        <w:textAlignment w:val="baseline"/>
        <w:rPr>
          <w:ins w:id="106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07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Ama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I’m</w:t>
        </w:r>
        <w:proofErr w:type="spellEnd"/>
      </w:ins>
    </w:p>
    <w:p w:rsidR="00A838A3" w:rsidRPr="00A838A3" w:rsidRDefault="00A838A3" w:rsidP="00A838A3">
      <w:pPr>
        <w:numPr>
          <w:ilvl w:val="0"/>
          <w:numId w:val="6"/>
        </w:numPr>
        <w:spacing w:after="150" w:line="315" w:lineRule="atLeast"/>
        <w:ind w:left="0"/>
        <w:textAlignment w:val="baseline"/>
        <w:rPr>
          <w:ins w:id="108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09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Yep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,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ye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yes</w:t>
        </w:r>
        <w:proofErr w:type="spellEnd"/>
      </w:ins>
    </w:p>
    <w:p w:rsidR="00A838A3" w:rsidRPr="00A838A3" w:rsidRDefault="00A838A3" w:rsidP="00A838A3">
      <w:pPr>
        <w:numPr>
          <w:ilvl w:val="0"/>
          <w:numId w:val="6"/>
        </w:numPr>
        <w:spacing w:after="150" w:line="315" w:lineRule="atLeast"/>
        <w:ind w:left="0"/>
        <w:textAlignment w:val="baseline"/>
        <w:rPr>
          <w:ins w:id="110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11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Dis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this</w:t>
        </w:r>
        <w:proofErr w:type="spellEnd"/>
      </w:ins>
    </w:p>
    <w:p w:rsidR="00A838A3" w:rsidRPr="00A838A3" w:rsidRDefault="00A838A3" w:rsidP="00A838A3">
      <w:pPr>
        <w:numPr>
          <w:ilvl w:val="0"/>
          <w:numId w:val="6"/>
        </w:numPr>
        <w:spacing w:after="150" w:line="315" w:lineRule="atLeast"/>
        <w:ind w:left="0"/>
        <w:textAlignment w:val="baseline"/>
        <w:rPr>
          <w:ins w:id="112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113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U —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you</w:t>
        </w:r>
        <w:proofErr w:type="spellEnd"/>
      </w:ins>
    </w:p>
    <w:p w:rsidR="00A838A3" w:rsidRPr="00A838A3" w:rsidRDefault="00A838A3" w:rsidP="00A838A3">
      <w:pPr>
        <w:numPr>
          <w:ilvl w:val="0"/>
          <w:numId w:val="6"/>
        </w:numPr>
        <w:spacing w:after="150" w:line="315" w:lineRule="atLeast"/>
        <w:ind w:left="0"/>
        <w:textAlignment w:val="baseline"/>
        <w:rPr>
          <w:ins w:id="114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15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lastRenderedPageBreak/>
          <w:t>Dunno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don’t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know</w:t>
        </w:r>
        <w:proofErr w:type="spellEnd"/>
      </w:ins>
    </w:p>
    <w:p w:rsidR="00A838A3" w:rsidRPr="00A838A3" w:rsidRDefault="00A838A3" w:rsidP="00A838A3">
      <w:pPr>
        <w:numPr>
          <w:ilvl w:val="0"/>
          <w:numId w:val="6"/>
        </w:numPr>
        <w:spacing w:after="150" w:line="315" w:lineRule="atLeast"/>
        <w:ind w:left="0"/>
        <w:textAlignment w:val="baseline"/>
        <w:rPr>
          <w:ins w:id="116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17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Cause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because</w:t>
        </w:r>
        <w:proofErr w:type="spellEnd"/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118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19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А многие слова могут иметь как обычное, так и сленговое значение. Например, такие слова:</w:t>
        </w:r>
      </w:ins>
    </w:p>
    <w:p w:rsidR="00A838A3" w:rsidRPr="00A838A3" w:rsidRDefault="00A838A3" w:rsidP="00A838A3">
      <w:pPr>
        <w:numPr>
          <w:ilvl w:val="0"/>
          <w:numId w:val="7"/>
        </w:numPr>
        <w:spacing w:after="150" w:line="315" w:lineRule="atLeast"/>
        <w:ind w:left="0"/>
        <w:textAlignment w:val="baseline"/>
        <w:rPr>
          <w:ins w:id="120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21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cool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прохладный, свежий – </w:t>
        </w:r>
        <w:proofErr w:type="gram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клевый</w:t>
        </w:r>
        <w:proofErr w:type="gram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, классный</w:t>
        </w:r>
      </w:ins>
    </w:p>
    <w:p w:rsidR="00A838A3" w:rsidRPr="00A838A3" w:rsidRDefault="00A838A3" w:rsidP="00A838A3">
      <w:pPr>
        <w:numPr>
          <w:ilvl w:val="0"/>
          <w:numId w:val="7"/>
        </w:numPr>
        <w:spacing w:after="150" w:line="315" w:lineRule="atLeast"/>
        <w:ind w:left="0"/>
        <w:textAlignment w:val="baseline"/>
        <w:rPr>
          <w:ins w:id="122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23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to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bless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you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благословляю вас – будьте здоровы (после чихания)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124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25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В этой статье вы не увидите знакомых грамматических правил о том, как правильно составить сленговое выражение. У сленга нет грамматики, это своего рода отрицание всяких норм грамматики. </w:t>
        </w:r>
        <w:proofErr w:type="gram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И</w:t>
        </w:r>
        <w:proofErr w:type="gram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тем не менее, писать и употреблять сленговый диалект надо правильно, если вы уж на него решились, иначе рискуете применить совсем другое по смыслу слово и попадете в смешную или не очень для вас ситуацию.</w:t>
        </w:r>
      </w:ins>
    </w:p>
    <w:p w:rsidR="00A838A3" w:rsidRPr="00A838A3" w:rsidRDefault="00A838A3" w:rsidP="00A838A3">
      <w:pPr>
        <w:spacing w:after="0" w:line="240" w:lineRule="auto"/>
        <w:jc w:val="center"/>
        <w:textAlignment w:val="baseline"/>
        <w:outlineLvl w:val="2"/>
        <w:rPr>
          <w:ins w:id="126" w:author="Unknown"/>
          <w:rFonts w:ascii="Arial" w:eastAsia="Times New Roman" w:hAnsi="Arial" w:cs="Arial"/>
          <w:color w:val="2D2A26"/>
          <w:sz w:val="33"/>
          <w:szCs w:val="33"/>
          <w:lang w:eastAsia="ru-RU"/>
        </w:rPr>
      </w:pPr>
      <w:ins w:id="127" w:author="Unknown">
        <w:r w:rsidRPr="00A838A3">
          <w:rPr>
            <w:rFonts w:ascii="inherit" w:eastAsia="Times New Roman" w:hAnsi="inherit" w:cs="Arial"/>
            <w:color w:val="2D2A26"/>
            <w:sz w:val="33"/>
            <w:szCs w:val="33"/>
            <w:bdr w:val="none" w:sz="0" w:space="0" w:color="auto" w:frame="1"/>
            <w:lang w:eastAsia="ru-RU"/>
          </w:rPr>
          <w:t>Когда пишете и говорите, будьте внимательны!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128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29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Удивительно, но иногда значение слова в языке может изменить буквально одна буква. Так, добавление буквы -s к невинной частице –</w:t>
        </w:r>
        <w:proofErr w:type="spellStart"/>
        <w:r w:rsidRPr="00A838A3">
          <w:rPr>
            <w:rFonts w:ascii="Arial" w:eastAsia="Times New Roman" w:hAnsi="Arial" w:cs="Arial"/>
            <w:i/>
            <w:iCs/>
            <w:color w:val="2D2A26"/>
            <w:sz w:val="24"/>
            <w:szCs w:val="24"/>
            <w:lang w:eastAsia="ru-RU"/>
          </w:rPr>
          <w:t>as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(как) превращает частицу в оскорбление</w:t>
        </w:r>
      </w:ins>
    </w:p>
    <w:p w:rsidR="00A838A3" w:rsidRPr="00A838A3" w:rsidRDefault="00A838A3" w:rsidP="00A838A3">
      <w:pPr>
        <w:spacing w:after="0" w:line="315" w:lineRule="atLeast"/>
        <w:textAlignment w:val="baseline"/>
        <w:rPr>
          <w:ins w:id="130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31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Для сравнения: если к русской частице </w:t>
        </w:r>
        <w:proofErr w:type="gram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—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к</w:t>
        </w:r>
        <w:proofErr w:type="gramEnd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ак</w:t>
        </w:r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добавить одну букву, то тоже получится нечто </w:t>
        </w:r>
      </w:ins>
      <w:r>
        <w:rPr>
          <w:rFonts w:ascii="Arial" w:eastAsia="Times New Roman" w:hAnsi="Arial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2" name="Прямоугольник 12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ins w:id="132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, не такое страшное правда, но по смыслу похожее.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133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34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Поэтому когда пишете, будьте аккуратны! Одной буквой можно испортить все. Также, если  разговариваете медленно, да еще и присвистываете на букве </w:t>
        </w:r>
        <w:proofErr w:type="gram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-с</w:t>
        </w:r>
        <w:proofErr w:type="gram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, лучше избегайте оборотов, где </w:t>
        </w:r>
        <w:proofErr w:type="spell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присутссствует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</w:t>
        </w:r>
      </w:ins>
      <w:r>
        <w:rPr>
          <w:rFonts w:ascii="Arial" w:eastAsia="Times New Roman" w:hAnsi="Arial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1" name="Прямоугольник 11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1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ins w:id="135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 данная частица –</w:t>
        </w:r>
        <w:proofErr w:type="spell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as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.</w:t>
        </w:r>
      </w:ins>
    </w:p>
    <w:p w:rsidR="00A838A3" w:rsidRPr="00A838A3" w:rsidRDefault="00A838A3" w:rsidP="00A838A3">
      <w:pPr>
        <w:spacing w:after="0" w:line="315" w:lineRule="atLeast"/>
        <w:textAlignment w:val="baseline"/>
        <w:rPr>
          <w:ins w:id="136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37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Еще совет: когда описываете чью-то внешность на английском, тоже загляните предварительно в современный сленговый словарь, вспомните, как составлять элементарные предложения, а также мультик «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Кто похвалит меня больше всех».</w:t>
        </w:r>
      </w:ins>
    </w:p>
    <w:p w:rsidR="00A838A3" w:rsidRPr="00A838A3" w:rsidRDefault="00A838A3" w:rsidP="00A838A3">
      <w:pPr>
        <w:spacing w:after="0" w:line="315" w:lineRule="atLeast"/>
        <w:textAlignment w:val="baseline"/>
        <w:rPr>
          <w:ins w:id="138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39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Помните? Девочка, у тебя такие </w:t>
        </w:r>
        <w:r w:rsidRPr="00A838A3">
          <w:rPr>
            <w:rFonts w:ascii="Arial" w:eastAsia="Times New Roman" w:hAnsi="Arial" w:cs="Arial"/>
            <w:i/>
            <w:iCs/>
            <w:color w:val="2D2A26"/>
            <w:sz w:val="24"/>
            <w:szCs w:val="24"/>
            <w:lang w:eastAsia="ru-RU"/>
          </w:rPr>
          <w:t>большие глаза</w:t>
        </w:r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</w:t>
        </w:r>
        <w:r w:rsidRPr="00A838A3">
          <w:rPr>
            <w:rFonts w:ascii="Arial" w:eastAsia="Times New Roman" w:hAnsi="Arial" w:cs="Arial"/>
            <w:i/>
            <w:iCs/>
            <w:color w:val="2D2A26"/>
            <w:sz w:val="24"/>
            <w:szCs w:val="24"/>
            <w:lang w:eastAsia="ru-RU"/>
          </w:rPr>
          <w:t>(</w:t>
        </w:r>
        <w:proofErr w:type="spellStart"/>
        <w:r w:rsidRPr="00A838A3">
          <w:rPr>
            <w:rFonts w:ascii="Arial" w:eastAsia="Times New Roman" w:hAnsi="Arial" w:cs="Arial"/>
            <w:i/>
            <w:iCs/>
            <w:color w:val="2D2A26"/>
            <w:sz w:val="24"/>
            <w:szCs w:val="24"/>
            <w:lang w:eastAsia="ru-RU"/>
          </w:rPr>
          <w:t>big</w:t>
        </w:r>
        <w:proofErr w:type="spellEnd"/>
        <w:r w:rsidRPr="00A838A3">
          <w:rPr>
            <w:rFonts w:ascii="Arial" w:eastAsia="Times New Roman" w:hAnsi="Arial" w:cs="Arial"/>
            <w:i/>
            <w:iCs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Arial" w:eastAsia="Times New Roman" w:hAnsi="Arial" w:cs="Arial"/>
            <w:i/>
            <w:iCs/>
            <w:color w:val="2D2A26"/>
            <w:sz w:val="24"/>
            <w:szCs w:val="24"/>
            <w:lang w:eastAsia="ru-RU"/>
          </w:rPr>
          <w:t>eyes</w:t>
        </w:r>
        <w:proofErr w:type="spellEnd"/>
        <w:r w:rsidRPr="00A838A3">
          <w:rPr>
            <w:rFonts w:ascii="Arial" w:eastAsia="Times New Roman" w:hAnsi="Arial" w:cs="Arial"/>
            <w:i/>
            <w:iCs/>
            <w:color w:val="2D2A26"/>
            <w:sz w:val="24"/>
            <w:szCs w:val="24"/>
            <w:lang w:eastAsia="ru-RU"/>
          </w:rPr>
          <w:t>)</w:t>
        </w:r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– красиво, правда? Далее — </w:t>
        </w:r>
        <w:r w:rsidRPr="00A838A3">
          <w:rPr>
            <w:rFonts w:ascii="Arial" w:eastAsia="Times New Roman" w:hAnsi="Arial" w:cs="Arial"/>
            <w:i/>
            <w:iCs/>
            <w:color w:val="2D2A26"/>
            <w:sz w:val="24"/>
            <w:szCs w:val="24"/>
            <w:lang w:eastAsia="ru-RU"/>
          </w:rPr>
          <w:t>большие уши</w:t>
        </w:r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(</w:t>
        </w:r>
        <w:proofErr w:type="spell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big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ears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) – ну это </w:t>
        </w:r>
        <w:proofErr w:type="gram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еще</w:t>
        </w:r>
        <w:proofErr w:type="gram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куда ни шло. Но сказать на английском скороговоркой (да еще безо всяких там –</w:t>
        </w:r>
        <w:proofErr w:type="spell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have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/</w:t>
        </w:r>
        <w:proofErr w:type="spell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has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) </w:t>
        </w:r>
        <w:proofErr w:type="spell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big</w:t>
        </w:r>
        <w:proofErr w:type="spellEnd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mouth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(большой рот) чревато, так как </w:t>
        </w:r>
        <w:proofErr w:type="spell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bigmouth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у них означает: 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болтун</w:t>
        </w:r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, </w:t>
        </w:r>
        <w:proofErr w:type="gram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трепло</w:t>
        </w:r>
        <w:proofErr w:type="gram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.  </w:t>
        </w:r>
      </w:ins>
      <w:r>
        <w:rPr>
          <w:rFonts w:ascii="Arial" w:eastAsia="Times New Roman" w:hAnsi="Arial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0" name="Прямоугольник 10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0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A838A3" w:rsidRPr="00A838A3" w:rsidRDefault="00A838A3" w:rsidP="00A838A3">
      <w:pPr>
        <w:spacing w:after="0" w:line="315" w:lineRule="atLeast"/>
        <w:textAlignment w:val="baseline"/>
        <w:rPr>
          <w:ins w:id="140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41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А мы будем говорить лучше на русском! – решите вы, и опять не угадаете. Это вас не избавит от  необходимости знать кое-какие элементы местного  молодежного сленга, так как некоторые русские слова похожи на английские ругательства. Например, никогда не говорите громко на улице «бананы», если вы в Америке: </w:t>
        </w:r>
        <w:proofErr w:type="spell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bananas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переводится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 </w:t>
        </w:r>
        <w:proofErr w:type="gram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псих</w:t>
        </w:r>
        <w:proofErr w:type="gram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! </w:t>
        </w:r>
      </w:ins>
      <w:r>
        <w:rPr>
          <w:rFonts w:ascii="Arial" w:eastAsia="Times New Roman" w:hAnsi="Arial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9" name="Прямоугольник 9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A838A3" w:rsidRPr="00A838A3" w:rsidRDefault="00A838A3" w:rsidP="00A838A3">
      <w:pPr>
        <w:spacing w:after="0" w:line="315" w:lineRule="atLeast"/>
        <w:textAlignment w:val="baseline"/>
        <w:rPr>
          <w:ins w:id="142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43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Ни в коем случае не хвастайтесь  в английской молодежной кампании, что вы учили язык по знаменитому, всемирно известному </w:t>
        </w:r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fldChar w:fldCharType="begin"/>
        </w:r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instrText xml:space="preserve"> HYPERLINK "http://englishfull.ru/uchebniki/bonk-uchebnik-angliyskogo.html" \o "учебнику Бонк" \t "_blank" </w:instrText>
        </w:r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fldChar w:fldCharType="separate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учебнику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Бонк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fldChar w:fldCharType="end"/>
        </w:r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. Вызовете обвальный хохот, так как </w:t>
        </w:r>
        <w:proofErr w:type="spellStart"/>
        <w:r w:rsidRPr="00A838A3">
          <w:rPr>
            <w:rFonts w:ascii="Arial" w:eastAsia="Times New Roman" w:hAnsi="Arial" w:cs="Arial"/>
            <w:i/>
            <w:iCs/>
            <w:color w:val="2D2A26"/>
            <w:sz w:val="24"/>
            <w:szCs w:val="24"/>
            <w:lang w:eastAsia="ru-RU"/>
          </w:rPr>
          <w:t>bonk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 – у них одно известное нецензурное слово.  </w:t>
        </w:r>
      </w:ins>
      <w:r>
        <w:rPr>
          <w:rFonts w:ascii="Arial" w:eastAsia="Times New Roman" w:hAnsi="Arial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8" name="Прямоугольник 8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:rsidR="00A838A3" w:rsidRPr="00A838A3" w:rsidRDefault="00A838A3" w:rsidP="00A838A3">
      <w:pPr>
        <w:spacing w:after="0" w:line="240" w:lineRule="auto"/>
        <w:jc w:val="center"/>
        <w:textAlignment w:val="baseline"/>
        <w:outlineLvl w:val="2"/>
        <w:rPr>
          <w:ins w:id="144" w:author="Unknown"/>
          <w:rFonts w:ascii="Arial" w:eastAsia="Times New Roman" w:hAnsi="Arial" w:cs="Arial"/>
          <w:color w:val="2D2A26"/>
          <w:sz w:val="33"/>
          <w:szCs w:val="33"/>
          <w:lang w:eastAsia="ru-RU"/>
        </w:rPr>
      </w:pPr>
      <w:proofErr w:type="gramStart"/>
      <w:ins w:id="145" w:author="Unknown">
        <w:r w:rsidRPr="00A838A3">
          <w:rPr>
            <w:rFonts w:ascii="inherit" w:eastAsia="Times New Roman" w:hAnsi="inherit" w:cs="Arial"/>
            <w:color w:val="2D2A26"/>
            <w:sz w:val="33"/>
            <w:szCs w:val="33"/>
            <w:bdr w:val="none" w:sz="0" w:space="0" w:color="auto" w:frame="1"/>
            <w:lang w:eastAsia="ru-RU"/>
          </w:rPr>
          <w:t>Полезная</w:t>
        </w:r>
        <w:proofErr w:type="gramEnd"/>
        <w:r w:rsidRPr="00A838A3">
          <w:rPr>
            <w:rFonts w:ascii="inherit" w:eastAsia="Times New Roman" w:hAnsi="inherit" w:cs="Arial"/>
            <w:color w:val="2D2A26"/>
            <w:sz w:val="33"/>
            <w:szCs w:val="33"/>
            <w:bdr w:val="none" w:sz="0" w:space="0" w:color="auto" w:frame="1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33"/>
            <w:szCs w:val="33"/>
            <w:bdr w:val="none" w:sz="0" w:space="0" w:color="auto" w:frame="1"/>
            <w:lang w:eastAsia="ru-RU"/>
          </w:rPr>
          <w:t>инфомация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33"/>
            <w:szCs w:val="33"/>
            <w:bdr w:val="none" w:sz="0" w:space="0" w:color="auto" w:frame="1"/>
            <w:lang w:eastAsia="ru-RU"/>
          </w:rPr>
          <w:t xml:space="preserve"> для отъезжающих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146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47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lastRenderedPageBreak/>
          <w:t>Но в английском языке есть и сленговые слова, по звучанию похожие на русские:</w:t>
        </w:r>
      </w:ins>
    </w:p>
    <w:p w:rsidR="00A838A3" w:rsidRPr="00A838A3" w:rsidRDefault="00A838A3" w:rsidP="00A838A3">
      <w:pPr>
        <w:numPr>
          <w:ilvl w:val="0"/>
          <w:numId w:val="8"/>
        </w:numPr>
        <w:spacing w:after="150" w:line="315" w:lineRule="atLeast"/>
        <w:ind w:left="0"/>
        <w:textAlignment w:val="baseline"/>
        <w:rPr>
          <w:ins w:id="148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49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bastard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незаконнорожденный,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байстрюк</w:t>
        </w:r>
        <w:proofErr w:type="spellEnd"/>
      </w:ins>
    </w:p>
    <w:p w:rsidR="00A838A3" w:rsidRPr="00A838A3" w:rsidRDefault="00A838A3" w:rsidP="00A838A3">
      <w:pPr>
        <w:numPr>
          <w:ilvl w:val="0"/>
          <w:numId w:val="8"/>
        </w:numPr>
        <w:spacing w:after="150" w:line="315" w:lineRule="atLeast"/>
        <w:ind w:left="0"/>
        <w:textAlignment w:val="baseline"/>
        <w:rPr>
          <w:ins w:id="150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51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gaga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ошарашенный, эксцентричный</w:t>
        </w:r>
      </w:ins>
    </w:p>
    <w:p w:rsidR="00A838A3" w:rsidRPr="00A838A3" w:rsidRDefault="00A838A3" w:rsidP="00A838A3">
      <w:pPr>
        <w:numPr>
          <w:ilvl w:val="0"/>
          <w:numId w:val="8"/>
        </w:numPr>
        <w:spacing w:after="150" w:line="315" w:lineRule="atLeast"/>
        <w:ind w:left="0"/>
        <w:textAlignment w:val="baseline"/>
        <w:rPr>
          <w:ins w:id="152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53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tits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грудь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154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55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Есть также слова</w:t>
        </w:r>
        <w:proofErr w:type="gram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,</w:t>
        </w:r>
        <w:proofErr w:type="gram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которые из английского сленга перекочевали к нам и не требуют перевода:</w:t>
        </w:r>
      </w:ins>
    </w:p>
    <w:p w:rsidR="00A838A3" w:rsidRPr="00A838A3" w:rsidRDefault="00A838A3" w:rsidP="00A838A3">
      <w:pPr>
        <w:numPr>
          <w:ilvl w:val="0"/>
          <w:numId w:val="9"/>
        </w:numPr>
        <w:spacing w:after="150" w:line="315" w:lineRule="atLeast"/>
        <w:ind w:left="0"/>
        <w:textAlignment w:val="baseline"/>
        <w:rPr>
          <w:ins w:id="156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57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baby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детка</w:t>
        </w:r>
      </w:ins>
    </w:p>
    <w:p w:rsidR="00A838A3" w:rsidRPr="00A838A3" w:rsidRDefault="00A838A3" w:rsidP="00A838A3">
      <w:pPr>
        <w:numPr>
          <w:ilvl w:val="0"/>
          <w:numId w:val="9"/>
        </w:numPr>
        <w:spacing w:after="150" w:line="315" w:lineRule="atLeast"/>
        <w:ind w:left="0"/>
        <w:textAlignment w:val="baseline"/>
        <w:rPr>
          <w:ins w:id="158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59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cop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мент, полицейский</w:t>
        </w:r>
      </w:ins>
    </w:p>
    <w:p w:rsidR="00A838A3" w:rsidRPr="00A838A3" w:rsidRDefault="00A838A3" w:rsidP="00A838A3">
      <w:pPr>
        <w:numPr>
          <w:ilvl w:val="0"/>
          <w:numId w:val="9"/>
        </w:numPr>
        <w:spacing w:after="150" w:line="315" w:lineRule="atLeast"/>
        <w:ind w:left="0"/>
        <w:textAlignment w:val="baseline"/>
        <w:rPr>
          <w:ins w:id="160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61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fake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подкалывать, </w:t>
        </w:r>
        <w:proofErr w:type="gram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дурить</w:t>
        </w:r>
        <w:proofErr w:type="gramEnd"/>
      </w:ins>
    </w:p>
    <w:p w:rsidR="00A838A3" w:rsidRPr="00A838A3" w:rsidRDefault="00A838A3" w:rsidP="00A838A3">
      <w:pPr>
        <w:numPr>
          <w:ilvl w:val="0"/>
          <w:numId w:val="9"/>
        </w:numPr>
        <w:spacing w:after="150" w:line="315" w:lineRule="atLeast"/>
        <w:ind w:left="0"/>
        <w:textAlignment w:val="baseline"/>
        <w:rPr>
          <w:ins w:id="162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proofErr w:type="gramStart"/>
      <w:ins w:id="163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с</w:t>
        </w:r>
        <w:proofErr w:type="gram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ash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down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деньги  на бочку</w:t>
        </w:r>
      </w:ins>
    </w:p>
    <w:p w:rsidR="00A838A3" w:rsidRPr="00A838A3" w:rsidRDefault="00A838A3" w:rsidP="00A838A3">
      <w:pPr>
        <w:numPr>
          <w:ilvl w:val="0"/>
          <w:numId w:val="9"/>
        </w:numPr>
        <w:spacing w:after="150" w:line="315" w:lineRule="atLeast"/>
        <w:ind w:left="0"/>
        <w:textAlignment w:val="baseline"/>
        <w:rPr>
          <w:ins w:id="164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65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zero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cool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супер, круто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166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67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Вот еще некоторые сравнительно безобидные слова и обороты современного английского сленга:</w:t>
        </w:r>
      </w:ins>
    </w:p>
    <w:p w:rsidR="00A838A3" w:rsidRPr="00A838A3" w:rsidRDefault="00A838A3" w:rsidP="00A838A3">
      <w:pPr>
        <w:spacing w:after="0" w:line="315" w:lineRule="atLeast"/>
        <w:textAlignment w:val="baseline"/>
        <w:rPr>
          <w:ins w:id="168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r>
        <w:rPr>
          <w:rFonts w:ascii="inherit" w:eastAsia="Times New Roman" w:hAnsi="inherit" w:cs="Arial"/>
          <w:noProof/>
          <w:color w:val="2D2A26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107430" cy="9066530"/>
            <wp:effectExtent l="0" t="0" r="7620" b="1270"/>
            <wp:docPr id="7" name="Рисунок 7" descr="Жаргонизмы в английском языке примеры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Жаргонизмы в английском языке примеры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06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A3" w:rsidRPr="00A838A3" w:rsidRDefault="00A838A3" w:rsidP="00A838A3">
      <w:pPr>
        <w:spacing w:after="0" w:line="315" w:lineRule="atLeast"/>
        <w:textAlignment w:val="baseline"/>
        <w:rPr>
          <w:ins w:id="169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r>
        <w:rPr>
          <w:rFonts w:ascii="inherit" w:eastAsia="Times New Roman" w:hAnsi="inherit" w:cs="Arial"/>
          <w:noProof/>
          <w:color w:val="2D2A26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107430" cy="8549005"/>
            <wp:effectExtent l="0" t="0" r="7620" b="4445"/>
            <wp:docPr id="6" name="Рисунок 6" descr="Свежий английский сленг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вежий английский сленг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54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A3" w:rsidRPr="00A838A3" w:rsidRDefault="00A838A3" w:rsidP="00A838A3">
      <w:pPr>
        <w:spacing w:after="0" w:line="240" w:lineRule="auto"/>
        <w:jc w:val="center"/>
        <w:textAlignment w:val="baseline"/>
        <w:outlineLvl w:val="2"/>
        <w:rPr>
          <w:ins w:id="170" w:author="Unknown"/>
          <w:rFonts w:ascii="Arial" w:eastAsia="Times New Roman" w:hAnsi="Arial" w:cs="Arial"/>
          <w:color w:val="2D2A26"/>
          <w:sz w:val="33"/>
          <w:szCs w:val="33"/>
          <w:lang w:eastAsia="ru-RU"/>
        </w:rPr>
      </w:pPr>
      <w:ins w:id="171" w:author="Unknown">
        <w:r w:rsidRPr="00A838A3">
          <w:rPr>
            <w:rFonts w:ascii="inherit" w:eastAsia="Times New Roman" w:hAnsi="inherit" w:cs="Arial"/>
            <w:color w:val="2D2A26"/>
            <w:sz w:val="33"/>
            <w:szCs w:val="33"/>
            <w:bdr w:val="none" w:sz="0" w:space="0" w:color="auto" w:frame="1"/>
            <w:lang w:eastAsia="ru-RU"/>
          </w:rPr>
          <w:t>Англичане и американцы часто не понимают друг друга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172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73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Надо различать английский и американский сленг. Некоторые слова и фразы в Англии означают одно, а в Америке совершенно другое. Существует немало </w:t>
        </w:r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lastRenderedPageBreak/>
          <w:t>смешных историй о том как, люди попадают впросак, не употребляя правильно местные термины.</w:t>
        </w:r>
      </w:ins>
    </w:p>
    <w:p w:rsidR="00A838A3" w:rsidRPr="00A838A3" w:rsidRDefault="00A838A3" w:rsidP="00A838A3">
      <w:pPr>
        <w:shd w:val="clear" w:color="auto" w:fill="FFFFFF"/>
        <w:spacing w:after="0" w:line="240" w:lineRule="atLeast"/>
        <w:jc w:val="center"/>
        <w:textAlignment w:val="baseline"/>
        <w:rPr>
          <w:ins w:id="174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r>
        <w:rPr>
          <w:rFonts w:ascii="inherit" w:eastAsia="Times New Roman" w:hAnsi="inherit" w:cs="Arial"/>
          <w:noProof/>
          <w:color w:val="2D2A26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330825" cy="2087880"/>
            <wp:effectExtent l="0" t="0" r="3175" b="7620"/>
            <wp:docPr id="5" name="Рисунок 5" descr="Современный английский сленг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овременный английский сленг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A3" w:rsidRPr="00A838A3" w:rsidRDefault="00A838A3" w:rsidP="00A838A3">
      <w:pPr>
        <w:shd w:val="clear" w:color="auto" w:fill="FFFFFF"/>
        <w:spacing w:before="30" w:line="315" w:lineRule="atLeast"/>
        <w:jc w:val="center"/>
        <w:textAlignment w:val="baseline"/>
        <w:rPr>
          <w:ins w:id="175" w:author="Unknown"/>
          <w:rFonts w:ascii="inherit" w:eastAsia="Times New Roman" w:hAnsi="inherit" w:cs="Arial"/>
          <w:color w:val="2D2A26"/>
          <w:sz w:val="18"/>
          <w:szCs w:val="18"/>
          <w:lang w:eastAsia="ru-RU"/>
        </w:rPr>
      </w:pPr>
      <w:ins w:id="176" w:author="Unknown">
        <w:r w:rsidRPr="00A838A3">
          <w:rPr>
            <w:rFonts w:ascii="inherit" w:eastAsia="Times New Roman" w:hAnsi="inherit" w:cs="Arial"/>
            <w:color w:val="2D2A26"/>
            <w:sz w:val="18"/>
            <w:szCs w:val="18"/>
            <w:lang w:eastAsia="ru-RU"/>
          </w:rPr>
          <w:t>Сленг? Начальника</w:t>
        </w:r>
        <w:proofErr w:type="gramStart"/>
        <w:r w:rsidRPr="00A838A3">
          <w:rPr>
            <w:rFonts w:ascii="inherit" w:eastAsia="Times New Roman" w:hAnsi="inherit" w:cs="Arial"/>
            <w:color w:val="2D2A26"/>
            <w:sz w:val="18"/>
            <w:szCs w:val="18"/>
            <w:lang w:eastAsia="ru-RU"/>
          </w:rPr>
          <w:t>..</w:t>
        </w:r>
        <w:proofErr w:type="gramEnd"/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177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78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Англичане вообще-то на редкость вежливые люди, и обычно, если они и применяют сленг, то по смыслу можно догадаться, о чем это они. То ли дело веселые американцы, у них даже слово </w:t>
        </w:r>
        <w:proofErr w:type="spell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sorry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не всегда означает извинение. Если англичанин будет тысячи раз извиняться перед вами за всякую мелочь, то не ждите подобного от американца. Они довольно простой народ в общении и не привыкли манерничать, поэтому если вдруг услышите, что вам говорят </w:t>
        </w:r>
        <w:proofErr w:type="spell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sorry</w:t>
        </w:r>
        <w:proofErr w:type="spell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, то не спешите радоваться: вполне возможно, вы что-то нарушили, и перед вами полицейский  </w:t>
        </w:r>
      </w:ins>
      <w:r>
        <w:rPr>
          <w:rFonts w:ascii="Arial" w:eastAsia="Times New Roman" w:hAnsi="Arial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4" name="Прямоугольник 4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A838A3" w:rsidRPr="00A838A3" w:rsidRDefault="00A838A3" w:rsidP="00A838A3">
      <w:pPr>
        <w:spacing w:after="225" w:line="315" w:lineRule="atLeast"/>
        <w:textAlignment w:val="baseline"/>
        <w:rPr>
          <w:ins w:id="179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80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Вот значения некоторых слов:</w:t>
        </w:r>
      </w:ins>
    </w:p>
    <w:p w:rsidR="00A838A3" w:rsidRPr="00A838A3" w:rsidRDefault="00A838A3" w:rsidP="00A838A3">
      <w:pPr>
        <w:numPr>
          <w:ilvl w:val="0"/>
          <w:numId w:val="10"/>
        </w:numPr>
        <w:spacing w:after="0" w:line="315" w:lineRule="atLeast"/>
        <w:ind w:left="0"/>
        <w:textAlignment w:val="baseline"/>
        <w:rPr>
          <w:ins w:id="181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82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Ass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менее обидное </w:t>
        </w:r>
        <w:proofErr w:type="gram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английском</w:t>
        </w:r>
        <w:proofErr w:type="gram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слово, и означает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 осел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 и в прямом и переносном смысле. В Америке – это, как вы уже знаете, всякие обзывания…</w:t>
        </w:r>
      </w:ins>
    </w:p>
    <w:p w:rsidR="00A838A3" w:rsidRPr="00A838A3" w:rsidRDefault="00A838A3" w:rsidP="00A838A3">
      <w:pPr>
        <w:numPr>
          <w:ilvl w:val="0"/>
          <w:numId w:val="10"/>
        </w:numPr>
        <w:spacing w:after="0" w:line="315" w:lineRule="atLeast"/>
        <w:ind w:left="0"/>
        <w:textAlignment w:val="baseline"/>
        <w:rPr>
          <w:ins w:id="183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84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Football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это футбол в Англии, в Америке, запомните, это — американский футбол, обычный же они называют словом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 </w:t>
        </w:r>
        <w:proofErr w:type="spell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soccer</w:t>
        </w:r>
        <w:proofErr w:type="spellEnd"/>
      </w:ins>
    </w:p>
    <w:p w:rsidR="00A838A3" w:rsidRPr="00A838A3" w:rsidRDefault="00A838A3" w:rsidP="00A838A3">
      <w:pPr>
        <w:numPr>
          <w:ilvl w:val="0"/>
          <w:numId w:val="10"/>
        </w:numPr>
        <w:spacing w:after="150" w:line="315" w:lineRule="atLeast"/>
        <w:ind w:left="0"/>
        <w:textAlignment w:val="baseline"/>
        <w:rPr>
          <w:ins w:id="185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86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Rubber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вот с этим словом точно можно попасть впросак. В Англии это резинка для стирания в буквальном смысле. В Америке – это извините,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condom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.</w:t>
        </w:r>
      </w:ins>
    </w:p>
    <w:p w:rsidR="00A838A3" w:rsidRPr="00A838A3" w:rsidRDefault="00A838A3" w:rsidP="00A838A3">
      <w:pPr>
        <w:numPr>
          <w:ilvl w:val="0"/>
          <w:numId w:val="10"/>
        </w:numPr>
        <w:spacing w:after="0" w:line="315" w:lineRule="atLeast"/>
        <w:ind w:left="0"/>
        <w:textAlignment w:val="baseline"/>
        <w:rPr>
          <w:ins w:id="187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88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Pissed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щекотливое слово, лучше без нужды его не употреблять. Здесь, наоборот, американцы его используют на каждом шагу, в качестве вполне невинного синонима 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выйти из себя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, 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разозлиться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. А в Англии это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означает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быть</w:t>
        </w:r>
        <w:proofErr w:type="spellEnd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 xml:space="preserve"> пьяным в стельку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, поэтому, не спешите в английском клубе выражать свою злость по поводу чего-то этим словом — вас могут упечь в участок  </w:t>
        </w:r>
      </w:ins>
      <w:r>
        <w:rPr>
          <w:rFonts w:ascii="inherit" w:eastAsia="Times New Roman" w:hAnsi="inherit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3" name="Прямоугольник 3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A838A3" w:rsidRPr="00A838A3" w:rsidRDefault="00A838A3" w:rsidP="00A838A3">
      <w:pPr>
        <w:numPr>
          <w:ilvl w:val="0"/>
          <w:numId w:val="10"/>
        </w:numPr>
        <w:spacing w:after="150" w:line="315" w:lineRule="atLeast"/>
        <w:ind w:left="0"/>
        <w:textAlignment w:val="baseline"/>
        <w:rPr>
          <w:ins w:id="189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90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Shag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в Америке это означает, танцевать, но если </w:t>
        </w:r>
        <w:proofErr w:type="gram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вы</w:t>
        </w:r>
        <w:proofErr w:type="gram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таким образом рискнете пригласить на танец англичанку, то можете получить от нее пощечину.</w:t>
        </w:r>
      </w:ins>
    </w:p>
    <w:p w:rsidR="00A838A3" w:rsidRPr="00A838A3" w:rsidRDefault="00A838A3" w:rsidP="00A838A3">
      <w:pPr>
        <w:numPr>
          <w:ilvl w:val="0"/>
          <w:numId w:val="10"/>
        </w:numPr>
        <w:spacing w:after="150" w:line="315" w:lineRule="atLeast"/>
        <w:ind w:left="0"/>
        <w:textAlignment w:val="baseline"/>
        <w:rPr>
          <w:ins w:id="191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92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Fancy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фантазия, прихоть. Англичане используют это слово в самом широком спектре желаний. В Америке – это популярное название то ли булочки, то ли пирожного. </w:t>
        </w:r>
      </w:ins>
      <w:r>
        <w:rPr>
          <w:rFonts w:ascii="inherit" w:eastAsia="Times New Roman" w:hAnsi="inherit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" name="Прямоугольник 2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A838A3" w:rsidRPr="00A838A3" w:rsidRDefault="00A838A3" w:rsidP="00A838A3">
      <w:pPr>
        <w:numPr>
          <w:ilvl w:val="0"/>
          <w:numId w:val="10"/>
        </w:numPr>
        <w:spacing w:after="0" w:line="315" w:lineRule="atLeast"/>
        <w:ind w:left="0"/>
        <w:textAlignment w:val="baseline"/>
        <w:rPr>
          <w:ins w:id="193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94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Bloody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в Америке используют в прямом смысле, как </w:t>
        </w:r>
        <w:proofErr w:type="gram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кровавый</w:t>
        </w:r>
        <w:proofErr w:type="gramEnd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lang w:eastAsia="ru-RU"/>
          </w:rPr>
          <w:t>, 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в Англии – в переносном, как 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чертов, идиотский.</w:t>
        </w:r>
      </w:ins>
    </w:p>
    <w:p w:rsidR="00A838A3" w:rsidRPr="00A838A3" w:rsidRDefault="00A838A3" w:rsidP="00A838A3">
      <w:pPr>
        <w:numPr>
          <w:ilvl w:val="0"/>
          <w:numId w:val="10"/>
        </w:numPr>
        <w:spacing w:after="0" w:line="315" w:lineRule="atLeast"/>
        <w:ind w:left="0"/>
        <w:textAlignment w:val="baseline"/>
        <w:rPr>
          <w:ins w:id="195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96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lastRenderedPageBreak/>
          <w:t>Grass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в Америке имеет одно смысловое значение, хотя может означать и ту обычную травку на газонах, и марихуану. В Англии, кроме обычной травы, так называют секретного сотрудника, по-нашему, </w:t>
        </w:r>
        <w:proofErr w:type="gram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стукача</w:t>
        </w:r>
        <w:proofErr w:type="gram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.</w:t>
        </w:r>
      </w:ins>
    </w:p>
    <w:p w:rsidR="00A838A3" w:rsidRPr="00A838A3" w:rsidRDefault="00A838A3" w:rsidP="00A838A3">
      <w:pPr>
        <w:numPr>
          <w:ilvl w:val="0"/>
          <w:numId w:val="10"/>
        </w:numPr>
        <w:spacing w:after="0" w:line="315" w:lineRule="atLeast"/>
        <w:ind w:left="0"/>
        <w:textAlignment w:val="baseline"/>
        <w:rPr>
          <w:ins w:id="197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198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Table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самый вопиющий пример того, как одно слово может иметь диаметрально противоположное значение в родственных языках. Если в английском языке </w:t>
        </w:r>
        <w:proofErr w:type="spell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to</w:t>
        </w:r>
        <w:proofErr w:type="spellEnd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table</w:t>
        </w:r>
        <w:proofErr w:type="spellEnd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something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 — это 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обсудить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lang w:eastAsia="ru-RU"/>
          </w:rPr>
          <w:t> что-то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, то в американском – это, напротив, </w:t>
        </w:r>
        <w:r w:rsidRPr="00A838A3">
          <w:rPr>
            <w:rFonts w:ascii="inherit" w:eastAsia="Times New Roman" w:hAnsi="inherit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перенести обсуждение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, отложить.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199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200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Вот такие вот веселые примеры. </w:t>
        </w:r>
      </w:ins>
      <w:r>
        <w:rPr>
          <w:rFonts w:ascii="Arial" w:eastAsia="Times New Roman" w:hAnsi="Arial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" name="Прямоугольник 1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:rsidR="00A838A3" w:rsidRPr="00A838A3" w:rsidRDefault="00A838A3" w:rsidP="00A838A3">
      <w:pPr>
        <w:spacing w:after="0" w:line="240" w:lineRule="auto"/>
        <w:jc w:val="center"/>
        <w:textAlignment w:val="baseline"/>
        <w:outlineLvl w:val="2"/>
        <w:rPr>
          <w:ins w:id="201" w:author="Unknown"/>
          <w:rFonts w:ascii="Arial" w:eastAsia="Times New Roman" w:hAnsi="Arial" w:cs="Arial"/>
          <w:color w:val="2D2A26"/>
          <w:sz w:val="33"/>
          <w:szCs w:val="33"/>
          <w:lang w:eastAsia="ru-RU"/>
        </w:rPr>
      </w:pPr>
      <w:ins w:id="202" w:author="Unknown">
        <w:r w:rsidRPr="00A838A3">
          <w:rPr>
            <w:rFonts w:ascii="inherit" w:eastAsia="Times New Roman" w:hAnsi="inherit" w:cs="Arial"/>
            <w:color w:val="2D2A26"/>
            <w:sz w:val="33"/>
            <w:szCs w:val="33"/>
            <w:bdr w:val="none" w:sz="0" w:space="0" w:color="auto" w:frame="1"/>
            <w:lang w:eastAsia="ru-RU"/>
          </w:rPr>
          <w:t>Выводы и советы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203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204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Для того чтобы научиться разговаривать на молодежном сленге, нужно выучить наиболее обиходные слова и выражения, из словаря сленга или жаргона, услышать их произношение вживую. Не пользуйтесь сомнительным «самиздатом» с недобросовестным переводом, когда на эту тему выпущены труды известных лингвистов. Да, да, казалось бы, какой-то жаргон, а чтоб его квалифицировать, были задействованы ученые.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205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206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Думаю, вы убедились: чтобы знать и употреблять термины молодежного сленга, нужно быть грамотным человеком. Это не противоречие. Если вы решите вначале выучить английский сленг, а только потом грамматику, то будете выглядеть нелепо и смешно: знать, ничего не знаете, зато ругаетесь как сапожник. Вряд ли вы вызовете уважение даже в молодежной среде. Для них это стиль их жизни, а для вас клоунада и попытки «примазаться» к молодым. Сленгом ведь нужно тоже владеть виртуозно. Поэтому вначале грамматика, а уж потом на закуску оставьте молодежный сленг.</w:t>
        </w:r>
      </w:ins>
    </w:p>
    <w:p w:rsidR="00A838A3" w:rsidRPr="00A838A3" w:rsidRDefault="00A838A3" w:rsidP="00A838A3">
      <w:pPr>
        <w:spacing w:line="315" w:lineRule="atLeast"/>
        <w:textAlignment w:val="baseline"/>
        <w:rPr>
          <w:ins w:id="207" w:author="Unknown"/>
          <w:rFonts w:ascii="inherit" w:eastAsia="Times New Roman" w:hAnsi="inherit" w:cs="Arial"/>
          <w:i/>
          <w:iCs/>
          <w:color w:val="2997AB"/>
          <w:sz w:val="24"/>
          <w:szCs w:val="24"/>
          <w:lang w:eastAsia="ru-RU"/>
        </w:rPr>
      </w:pPr>
      <w:ins w:id="208" w:author="Unknown">
        <w:r w:rsidRPr="00A838A3">
          <w:rPr>
            <w:rFonts w:ascii="inherit" w:eastAsia="Times New Roman" w:hAnsi="inherit" w:cs="Arial"/>
            <w:i/>
            <w:iCs/>
            <w:color w:val="2997AB"/>
            <w:sz w:val="24"/>
            <w:szCs w:val="24"/>
            <w:lang w:eastAsia="ru-RU"/>
          </w:rPr>
          <w:t>Нет ничего ужаснее, когда не носитель языка пытается говорить на сленге. Зачем?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209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210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В лучшем случае это может показаться забавным, в худшем — раздражает.</w:t>
        </w:r>
      </w:ins>
    </w:p>
    <w:p w:rsidR="00A838A3" w:rsidRPr="00A838A3" w:rsidRDefault="00A838A3" w:rsidP="00A838A3">
      <w:pPr>
        <w:spacing w:line="315" w:lineRule="atLeast"/>
        <w:textAlignment w:val="baseline"/>
        <w:rPr>
          <w:ins w:id="211" w:author="Unknown"/>
          <w:rFonts w:ascii="inherit" w:eastAsia="Times New Roman" w:hAnsi="inherit" w:cs="Arial"/>
          <w:i/>
          <w:iCs/>
          <w:color w:val="2997AB"/>
          <w:sz w:val="24"/>
          <w:szCs w:val="24"/>
          <w:lang w:eastAsia="ru-RU"/>
        </w:rPr>
      </w:pPr>
      <w:proofErr w:type="spellStart"/>
      <w:proofErr w:type="gramStart"/>
      <w:ins w:id="212" w:author="Unknown">
        <w:r w:rsidRPr="00A838A3">
          <w:rPr>
            <w:rFonts w:ascii="inherit" w:eastAsia="Times New Roman" w:hAnsi="inherit" w:cs="Arial"/>
            <w:i/>
            <w:iCs/>
            <w:color w:val="2997AB"/>
            <w:sz w:val="24"/>
            <w:szCs w:val="24"/>
            <w:lang w:eastAsia="ru-RU"/>
          </w:rPr>
          <w:t>C</w:t>
        </w:r>
        <w:proofErr w:type="gramEnd"/>
        <w:r w:rsidRPr="00A838A3">
          <w:rPr>
            <w:rFonts w:ascii="inherit" w:eastAsia="Times New Roman" w:hAnsi="inherit" w:cs="Arial"/>
            <w:i/>
            <w:iCs/>
            <w:color w:val="2997AB"/>
            <w:sz w:val="24"/>
            <w:szCs w:val="24"/>
            <w:lang w:eastAsia="ru-RU"/>
          </w:rPr>
          <w:t>ленгом</w:t>
        </w:r>
        <w:proofErr w:type="spellEnd"/>
        <w:r w:rsidRPr="00A838A3">
          <w:rPr>
            <w:rFonts w:ascii="inherit" w:eastAsia="Times New Roman" w:hAnsi="inherit" w:cs="Arial"/>
            <w:i/>
            <w:iCs/>
            <w:color w:val="2997AB"/>
            <w:sz w:val="24"/>
            <w:szCs w:val="24"/>
            <w:lang w:eastAsia="ru-RU"/>
          </w:rPr>
          <w:t xml:space="preserve"> нужно владеть точно так же, как и другими речевыми стилями, а еще важнее знать, когда и с кем его употреблять.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213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214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Избегайте употреблять жесткие вульгарные слова, когда можно найти похожие по смыслу, но более мягкие выражения. Помните, что мат и сленг – это разные вещи, и сегодня использование неприкрытого мата – признак дурного вкуса.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215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216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Сегодня сленг  употребляется и в политике, и искусстве. Далеко ходить не надо</w:t>
        </w:r>
        <w:proofErr w:type="gram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:</w:t>
        </w:r>
        <w:proofErr w:type="gram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практически любой  американский фильм содержит сегодня сленговые выражения, а известный мультсериал «Южный Парк» побил все рекорды по количеству нецензурной лексики. На трибунах, в газетах, на ТВ тоже не стесняются в выражениях. Сегодня сами американцы протестуют против такого обилия грязной речи в их жизни.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217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218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Итак, что мы узнали об английском сленге:</w:t>
        </w:r>
      </w:ins>
    </w:p>
    <w:p w:rsidR="00A838A3" w:rsidRPr="00A838A3" w:rsidRDefault="00A838A3" w:rsidP="00A838A3">
      <w:pPr>
        <w:numPr>
          <w:ilvl w:val="0"/>
          <w:numId w:val="11"/>
        </w:numPr>
        <w:spacing w:after="150" w:line="315" w:lineRule="atLeast"/>
        <w:ind w:left="0"/>
        <w:textAlignment w:val="baseline"/>
        <w:rPr>
          <w:ins w:id="219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220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это важная часть языка и его надо знать</w:t>
        </w:r>
      </w:ins>
    </w:p>
    <w:p w:rsidR="00A838A3" w:rsidRPr="00A838A3" w:rsidRDefault="00A838A3" w:rsidP="00A838A3">
      <w:pPr>
        <w:numPr>
          <w:ilvl w:val="0"/>
          <w:numId w:val="11"/>
        </w:numPr>
        <w:spacing w:after="150" w:line="315" w:lineRule="atLeast"/>
        <w:ind w:left="0"/>
        <w:textAlignment w:val="baseline"/>
        <w:rPr>
          <w:ins w:id="221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222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lastRenderedPageBreak/>
          <w:t>применять его надо только по мере необходимости и отдавать предпочтение нежестким формам</w:t>
        </w:r>
      </w:ins>
    </w:p>
    <w:p w:rsidR="00A838A3" w:rsidRPr="00A838A3" w:rsidRDefault="00A838A3" w:rsidP="00A838A3">
      <w:pPr>
        <w:numPr>
          <w:ilvl w:val="0"/>
          <w:numId w:val="11"/>
        </w:numPr>
        <w:spacing w:after="150" w:line="315" w:lineRule="atLeast"/>
        <w:ind w:left="0"/>
        <w:textAlignment w:val="baseline"/>
        <w:rPr>
          <w:ins w:id="223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224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приоритет должен быть на стороне грамматики (вначале учи сам язык, и только потом сленг)</w:t>
        </w:r>
      </w:ins>
    </w:p>
    <w:p w:rsidR="00A838A3" w:rsidRPr="00A838A3" w:rsidRDefault="00A838A3" w:rsidP="00A838A3">
      <w:pPr>
        <w:numPr>
          <w:ilvl w:val="0"/>
          <w:numId w:val="11"/>
        </w:numPr>
        <w:spacing w:after="150" w:line="315" w:lineRule="atLeast"/>
        <w:ind w:left="0"/>
        <w:textAlignment w:val="baseline"/>
        <w:rPr>
          <w:ins w:id="225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226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английский и американский сленг отличаются между собой</w:t>
        </w:r>
      </w:ins>
    </w:p>
    <w:p w:rsidR="00A838A3" w:rsidRPr="00A838A3" w:rsidRDefault="00A838A3" w:rsidP="00A838A3">
      <w:pPr>
        <w:numPr>
          <w:ilvl w:val="0"/>
          <w:numId w:val="11"/>
        </w:numPr>
        <w:spacing w:after="0" w:line="315" w:lineRule="atLeast"/>
        <w:ind w:left="0"/>
        <w:textAlignment w:val="baseline"/>
        <w:rPr>
          <w:ins w:id="227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228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учить его надо по современным словарям молодежного сленга, а не по сомнительным источникам.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br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br/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t>Источник: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fldChar w:fldCharType="begin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instrText xml:space="preserve"> HYPERLINK "http://englishfull.ru/znat/angliysky-sleng.html" </w:instrTex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fldChar w:fldCharType="separate"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http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://englishfull.ru/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znat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/angliysky-sleng.html</w:t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fldChar w:fldCharType="end"/>
        </w:r>
      </w:ins>
    </w:p>
    <w:p w:rsidR="008A3F56" w:rsidRDefault="008A3F56"/>
    <w:sectPr w:rsidR="008A3F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25B1B"/>
    <w:multiLevelType w:val="multilevel"/>
    <w:tmpl w:val="A5F4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8F5C57"/>
    <w:multiLevelType w:val="multilevel"/>
    <w:tmpl w:val="6F08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771F77"/>
    <w:multiLevelType w:val="multilevel"/>
    <w:tmpl w:val="8502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DF573B"/>
    <w:multiLevelType w:val="multilevel"/>
    <w:tmpl w:val="6FF6A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9275B8"/>
    <w:multiLevelType w:val="multilevel"/>
    <w:tmpl w:val="ECDA0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3F55D52"/>
    <w:multiLevelType w:val="multilevel"/>
    <w:tmpl w:val="C5EA3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1864F73"/>
    <w:multiLevelType w:val="multilevel"/>
    <w:tmpl w:val="7ABE5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CA54F6"/>
    <w:multiLevelType w:val="multilevel"/>
    <w:tmpl w:val="6DDE7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5859C4"/>
    <w:multiLevelType w:val="multilevel"/>
    <w:tmpl w:val="0CF2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6A01785"/>
    <w:multiLevelType w:val="multilevel"/>
    <w:tmpl w:val="EAA8D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E66667D"/>
    <w:multiLevelType w:val="multilevel"/>
    <w:tmpl w:val="362EF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0"/>
  </w:num>
  <w:num w:numId="5">
    <w:abstractNumId w:val="1"/>
  </w:num>
  <w:num w:numId="6">
    <w:abstractNumId w:val="3"/>
  </w:num>
  <w:num w:numId="7">
    <w:abstractNumId w:val="9"/>
  </w:num>
  <w:num w:numId="8">
    <w:abstractNumId w:val="8"/>
  </w:num>
  <w:num w:numId="9">
    <w:abstractNumId w:val="4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2A2"/>
    <w:rsid w:val="001172A2"/>
    <w:rsid w:val="008A3F56"/>
    <w:rsid w:val="00A838A3"/>
    <w:rsid w:val="00B601B3"/>
    <w:rsid w:val="00BA4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838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838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38A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838A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838A3"/>
    <w:rPr>
      <w:color w:val="0000FF"/>
      <w:u w:val="single"/>
    </w:rPr>
  </w:style>
  <w:style w:type="paragraph" w:customStyle="1" w:styleId="wp-caption-text">
    <w:name w:val="wp-caption-text"/>
    <w:basedOn w:val="a"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title">
    <w:name w:val="toc_title"/>
    <w:basedOn w:val="a"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838A3"/>
  </w:style>
  <w:style w:type="character" w:customStyle="1" w:styleId="toctoggle">
    <w:name w:val="toc_toggle"/>
    <w:basedOn w:val="a0"/>
    <w:rsid w:val="00A838A3"/>
  </w:style>
  <w:style w:type="character" w:styleId="a5">
    <w:name w:val="Strong"/>
    <w:basedOn w:val="a0"/>
    <w:uiPriority w:val="22"/>
    <w:qFormat/>
    <w:rsid w:val="00A838A3"/>
    <w:rPr>
      <w:b/>
      <w:bCs/>
    </w:rPr>
  </w:style>
  <w:style w:type="character" w:styleId="a6">
    <w:name w:val="Emphasis"/>
    <w:basedOn w:val="a0"/>
    <w:uiPriority w:val="20"/>
    <w:qFormat/>
    <w:rsid w:val="00A838A3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A83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838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838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838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38A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838A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838A3"/>
    <w:rPr>
      <w:color w:val="0000FF"/>
      <w:u w:val="single"/>
    </w:rPr>
  </w:style>
  <w:style w:type="paragraph" w:customStyle="1" w:styleId="wp-caption-text">
    <w:name w:val="wp-caption-text"/>
    <w:basedOn w:val="a"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title">
    <w:name w:val="toc_title"/>
    <w:basedOn w:val="a"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838A3"/>
  </w:style>
  <w:style w:type="character" w:customStyle="1" w:styleId="toctoggle">
    <w:name w:val="toc_toggle"/>
    <w:basedOn w:val="a0"/>
    <w:rsid w:val="00A838A3"/>
  </w:style>
  <w:style w:type="character" w:styleId="a5">
    <w:name w:val="Strong"/>
    <w:basedOn w:val="a0"/>
    <w:uiPriority w:val="22"/>
    <w:qFormat/>
    <w:rsid w:val="00A838A3"/>
    <w:rPr>
      <w:b/>
      <w:bCs/>
    </w:rPr>
  </w:style>
  <w:style w:type="character" w:styleId="a6">
    <w:name w:val="Emphasis"/>
    <w:basedOn w:val="a0"/>
    <w:uiPriority w:val="20"/>
    <w:qFormat/>
    <w:rsid w:val="00A838A3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A83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838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77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0106">
          <w:marLeft w:val="0"/>
          <w:marRight w:val="0"/>
          <w:marTop w:val="75"/>
          <w:marBottom w:val="225"/>
          <w:divBdr>
            <w:top w:val="single" w:sz="6" w:space="11" w:color="EAF0F4"/>
            <w:left w:val="single" w:sz="6" w:space="10" w:color="EAF0F4"/>
            <w:bottom w:val="single" w:sz="6" w:space="5" w:color="EAF0F4"/>
            <w:right w:val="single" w:sz="6" w:space="10" w:color="EAF0F4"/>
          </w:divBdr>
        </w:div>
        <w:div w:id="263345591">
          <w:marLeft w:val="0"/>
          <w:marRight w:val="0"/>
          <w:marTop w:val="0"/>
          <w:marBottom w:val="240"/>
          <w:divBdr>
            <w:top w:val="single" w:sz="6" w:space="8" w:color="AAAAAA"/>
            <w:left w:val="single" w:sz="6" w:space="8" w:color="AAAAAA"/>
            <w:bottom w:val="single" w:sz="6" w:space="8" w:color="AAAAAA"/>
            <w:right w:val="single" w:sz="6" w:space="8" w:color="AAAAAA"/>
          </w:divBdr>
        </w:div>
        <w:div w:id="351880557">
          <w:marLeft w:val="300"/>
          <w:marRight w:val="0"/>
          <w:marTop w:val="75"/>
          <w:marBottom w:val="225"/>
          <w:divBdr>
            <w:top w:val="single" w:sz="6" w:space="11" w:color="EAF0F4"/>
            <w:left w:val="single" w:sz="6" w:space="10" w:color="EAF0F4"/>
            <w:bottom w:val="single" w:sz="6" w:space="5" w:color="EAF0F4"/>
            <w:right w:val="single" w:sz="6" w:space="10" w:color="EAF0F4"/>
          </w:divBdr>
        </w:div>
        <w:div w:id="1342581537">
          <w:marLeft w:val="0"/>
          <w:marRight w:val="0"/>
          <w:marTop w:val="75"/>
          <w:marBottom w:val="225"/>
          <w:divBdr>
            <w:top w:val="single" w:sz="6" w:space="11" w:color="EAF0F4"/>
            <w:left w:val="single" w:sz="6" w:space="10" w:color="EAF0F4"/>
            <w:bottom w:val="single" w:sz="6" w:space="5" w:color="EAF0F4"/>
            <w:right w:val="single" w:sz="6" w:space="10" w:color="EAF0F4"/>
          </w:divBdr>
        </w:div>
        <w:div w:id="203681084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09037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glishfull.ru/wp-content/uploads/2014/02/%D0%A1%D0%BB%D0%B5%D0%BD%D0%B3_%D0%9F%D1%83%D1%88%D0%BA%D0%B8%D0%BD%D0%B0.jpg" TargetMode="External"/><Relationship Id="rId13" Type="http://schemas.openxmlformats.org/officeDocument/2006/relationships/hyperlink" Target="http://englishfull.ru/wp-content/uploads/2014/02/%D0%93%D1%80%D0%B0%D0%BC%D0%BC%D0%B0%D1%82%D0%B8%D0%BA%D0%B0_%D1%81%D0%BB%D0%B5%D0%BD%D0%B3%D0%B0.jpg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yperlink" Target="http://englishfull.ru/wp-content/uploads/2014/02/%D0%A1%D0%BB%D0%BE%D0%B2%D0%B0%D1%80%D1%8C_%D1%87%D0%B0%D1%81%D1%82%D1%8C_%D0%B2%D1%82%D0%BE%D1%80%D0%B0%D1%8F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://englishfull.ru/wp-content/uploads/2014/02/Anglijskij-molodezhnyj-sleng.jpg" TargetMode="External"/><Relationship Id="rId11" Type="http://schemas.openxmlformats.org/officeDocument/2006/relationships/hyperlink" Target="http://englishfull.ru/wp-content/uploads/2014/02/%D0%90%D0%BC%D0%B5%D1%80%D0%B8%D0%BA%D0%B0%D0%BD%D1%81%D0%BA%D0%B8%D0%B9_%D1%81%D0%BB%D0%B5%D0%BD%D0%B3.jp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englishfull.ru/wp-content/uploads/2014/02/%D0%A1%D0%BB%D0%BE%D0%B2%D0%B0%D1%80%D1%8C_%D1%87%D0%B0%D1%81%D1%82%D1%8C_%D0%BF%D0%B5%D1%80%D0%B2%D0%B0%D1%8F.jpg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englishfull.ru/wp-content/uploads/2014/02/%D0%9C%D0%BE%D1%8F_%D1%82%D0%B2%D0%BE%D1%8F_%D0%BD%D0%B5_%D0%BF%D0%BE%D0%BD%D0%B8%D0%BC%D0%B0%D0%B5%D1%82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1890</Words>
  <Characters>10777</Characters>
  <Application>Microsoft Office Word</Application>
  <DocSecurity>0</DocSecurity>
  <Lines>89</Lines>
  <Paragraphs>25</Paragraphs>
  <ScaleCrop>false</ScaleCrop>
  <Company/>
  <LinksUpToDate>false</LinksUpToDate>
  <CharactersWithSpaces>12642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2017-03-21T12:49:00Z</dcterms:created>
  <dcterms:modified xsi:type="dcterms:W3CDTF">2017-03-21T12:49:00Z</dcterms:modified>
</cp:coreProperties>
</file>